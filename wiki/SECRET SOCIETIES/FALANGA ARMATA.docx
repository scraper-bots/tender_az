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4640" w:type="dxa"/>
        <w:tblCellSpacing w:w="0" w:type="dxa"/>
        <w:shd w:val="clear" w:color="auto" w:fill="F0F8FF"/>
        <w:tblCellMar>
          <w:left w:w="0" w:type="dxa"/>
          <w:right w:w="0" w:type="dxa"/>
        </w:tblCellMar>
        <w:tblLook w:val="04A0" w:firstRow="1" w:lastRow="0" w:firstColumn="1" w:lastColumn="0" w:noHBand="0" w:noVBand="1"/>
      </w:tblPr>
      <w:tblGrid>
        <w:gridCol w:w="14640"/>
      </w:tblGrid>
      <w:tr w:rsidR="00497160" w:rsidRPr="00497160" w:rsidTr="00497160">
        <w:trPr>
          <w:trHeight w:val="570"/>
          <w:tblCellSpacing w:w="0" w:type="dxa"/>
        </w:trPr>
        <w:tc>
          <w:tcPr>
            <w:tcW w:w="14640" w:type="dxa"/>
            <w:shd w:val="clear" w:color="auto" w:fill="F0F8FF"/>
            <w:vAlign w:val="center"/>
            <w:hideMark/>
          </w:tcPr>
          <w:tbl>
            <w:tblPr>
              <w:tblW w:w="8520" w:type="dxa"/>
              <w:tblCellSpacing w:w="0" w:type="dxa"/>
              <w:tblCellMar>
                <w:left w:w="0" w:type="dxa"/>
                <w:right w:w="0" w:type="dxa"/>
              </w:tblCellMar>
              <w:tblLook w:val="04A0" w:firstRow="1" w:lastRow="0" w:firstColumn="1" w:lastColumn="0" w:noHBand="0" w:noVBand="1"/>
            </w:tblPr>
            <w:tblGrid>
              <w:gridCol w:w="8520"/>
            </w:tblGrid>
            <w:tr w:rsidR="00497160" w:rsidRPr="00497160">
              <w:trPr>
                <w:tblCellSpacing w:w="0" w:type="dxa"/>
              </w:trPr>
              <w:tc>
                <w:tcPr>
                  <w:tcW w:w="0" w:type="auto"/>
                  <w:tcMar>
                    <w:top w:w="45" w:type="dxa"/>
                    <w:left w:w="45" w:type="dxa"/>
                    <w:bottom w:w="45" w:type="dxa"/>
                    <w:right w:w="45" w:type="dxa"/>
                  </w:tcMar>
                  <w:vAlign w:val="center"/>
                  <w:hideMark/>
                </w:tcPr>
                <w:p w:rsidR="00497160" w:rsidRPr="00497160" w:rsidRDefault="00497160" w:rsidP="00497160">
                  <w:pPr>
                    <w:spacing w:after="0" w:line="240" w:lineRule="auto"/>
                    <w:ind w:left="300"/>
                    <w:rPr>
                      <w:rFonts w:ascii="Tahoma" w:eastAsia="Times New Roman" w:hAnsi="Tahoma" w:cs="Tahoma"/>
                      <w:color w:val="000000"/>
                      <w:sz w:val="17"/>
                      <w:szCs w:val="17"/>
                      <w:lang w:eastAsia="ru-RU"/>
                    </w:rPr>
                  </w:pPr>
                  <w:r w:rsidRPr="00497160">
                    <w:rPr>
                      <w:rFonts w:ascii="Tahoma" w:eastAsia="Times New Roman" w:hAnsi="Tahoma" w:cs="Tahoma"/>
                      <w:color w:val="000000"/>
                      <w:sz w:val="17"/>
                      <w:szCs w:val="17"/>
                      <w:lang w:eastAsia="ru-RU"/>
                    </w:rPr>
                    <w:br/>
                    <w:t>Falange Armata Örgütü</w:t>
                  </w:r>
                </w:p>
              </w:tc>
            </w:tr>
          </w:tbl>
          <w:p w:rsidR="00497160" w:rsidRPr="00497160" w:rsidRDefault="00497160" w:rsidP="00497160">
            <w:pPr>
              <w:spacing w:after="0" w:line="240" w:lineRule="auto"/>
              <w:rPr>
                <w:rFonts w:ascii="Arial" w:eastAsia="Times New Roman" w:hAnsi="Arial" w:cs="Arial"/>
                <w:color w:val="000000"/>
                <w:sz w:val="21"/>
                <w:szCs w:val="21"/>
                <w:lang w:eastAsia="ru-RU"/>
              </w:rPr>
            </w:pPr>
          </w:p>
        </w:tc>
      </w:tr>
      <w:tr w:rsidR="00497160" w:rsidRPr="00497160" w:rsidTr="00497160">
        <w:trPr>
          <w:trHeight w:val="1500"/>
          <w:tblCellSpacing w:w="0" w:type="dxa"/>
        </w:trPr>
        <w:tc>
          <w:tcPr>
            <w:tcW w:w="0" w:type="auto"/>
            <w:shd w:val="clear" w:color="auto" w:fill="F0F8FF"/>
            <w:hideMark/>
          </w:tcPr>
          <w:tbl>
            <w:tblPr>
              <w:tblW w:w="5000" w:type="pct"/>
              <w:tblCellSpacing w:w="0" w:type="dxa"/>
              <w:tblCellMar>
                <w:left w:w="0" w:type="dxa"/>
                <w:right w:w="0" w:type="dxa"/>
              </w:tblCellMar>
              <w:tblLook w:val="04A0" w:firstRow="1" w:lastRow="0" w:firstColumn="1" w:lastColumn="0" w:noHBand="0" w:noVBand="1"/>
            </w:tblPr>
            <w:tblGrid>
              <w:gridCol w:w="14640"/>
            </w:tblGrid>
            <w:tr w:rsidR="00497160" w:rsidRPr="00497160">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14640"/>
                  </w:tblGrid>
                  <w:tr w:rsidR="00497160" w:rsidRPr="00497160">
                    <w:trPr>
                      <w:tblCellSpacing w:w="0" w:type="dxa"/>
                    </w:trPr>
                    <w:tc>
                      <w:tcPr>
                        <w:tcW w:w="4700" w:type="pct"/>
                        <w:vAlign w:val="center"/>
                        <w:hideMark/>
                      </w:tcPr>
                      <w:p w:rsidR="00497160" w:rsidRPr="00497160" w:rsidRDefault="00497160" w:rsidP="00497160">
                        <w:pPr>
                          <w:spacing w:after="0" w:line="240" w:lineRule="auto"/>
                          <w:rPr>
                            <w:rFonts w:ascii="Arial" w:eastAsia="Times New Roman" w:hAnsi="Arial" w:cs="Arial"/>
                            <w:color w:val="000000"/>
                            <w:sz w:val="26"/>
                            <w:szCs w:val="26"/>
                            <w:lang w:eastAsia="ru-RU"/>
                          </w:rPr>
                        </w:pPr>
                        <w:r w:rsidRPr="00497160">
                          <w:rPr>
                            <w:rFonts w:ascii="Arial" w:eastAsia="Times New Roman" w:hAnsi="Arial" w:cs="Arial"/>
                            <w:color w:val="000000"/>
                            <w:sz w:val="26"/>
                            <w:szCs w:val="26"/>
                            <w:lang w:eastAsia="ru-RU"/>
                          </w:rPr>
                          <w:br/>
                        </w:r>
                        <w:r>
                          <w:rPr>
                            <w:rFonts w:ascii="Arial" w:eastAsia="Times New Roman" w:hAnsi="Arial" w:cs="Arial"/>
                            <w:noProof/>
                            <w:color w:val="000000"/>
                            <w:sz w:val="26"/>
                            <w:szCs w:val="26"/>
                            <w:lang w:eastAsia="ru-RU"/>
                          </w:rPr>
                          <w:drawing>
                            <wp:inline distT="0" distB="0" distL="0" distR="0">
                              <wp:extent cx="5715000" cy="5438775"/>
                              <wp:effectExtent l="0" t="0" r="0" b="9525"/>
                              <wp:docPr id="1" name="Рисунок 1" descr="Falange Arm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lange Armat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15000" cy="5438775"/>
                                      </a:xfrm>
                                      <a:prstGeom prst="rect">
                                        <a:avLst/>
                                      </a:prstGeom>
                                      <a:noFill/>
                                      <a:ln>
                                        <a:noFill/>
                                      </a:ln>
                                    </pic:spPr>
                                  </pic:pic>
                                </a:graphicData>
                              </a:graphic>
                            </wp:inline>
                          </w:drawing>
                        </w:r>
                      </w:p>
                      <w:p w:rsidR="00497160" w:rsidRPr="00497160" w:rsidRDefault="00497160" w:rsidP="00497160">
                        <w:pPr>
                          <w:shd w:val="clear" w:color="auto" w:fill="3B5998"/>
                          <w:spacing w:before="100" w:beforeAutospacing="1" w:after="100" w:afterAutospacing="1" w:line="240" w:lineRule="auto"/>
                          <w:ind w:left="195"/>
                          <w:jc w:val="center"/>
                          <w:outlineLvl w:val="0"/>
                          <w:rPr>
                            <w:rFonts w:ascii="Arial" w:eastAsia="Times New Roman" w:hAnsi="Arial" w:cs="Arial"/>
                            <w:b/>
                            <w:bCs/>
                            <w:color w:val="F0F8FF"/>
                            <w:kern w:val="36"/>
                            <w:sz w:val="38"/>
                            <w:szCs w:val="38"/>
                            <w:lang w:eastAsia="ru-RU"/>
                          </w:rPr>
                        </w:pPr>
                        <w:r w:rsidRPr="00497160">
                          <w:rPr>
                            <w:rFonts w:ascii="Arial" w:eastAsia="Times New Roman" w:hAnsi="Arial" w:cs="Arial"/>
                            <w:b/>
                            <w:bCs/>
                            <w:color w:val="F0F8FF"/>
                            <w:kern w:val="36"/>
                            <w:sz w:val="38"/>
                            <w:szCs w:val="38"/>
                            <w:lang w:eastAsia="ru-RU"/>
                          </w:rPr>
                          <w:t>Falange Armata Örgütü</w:t>
                        </w:r>
                      </w:p>
                      <w:p w:rsidR="00497160" w:rsidRPr="00497160" w:rsidRDefault="00497160" w:rsidP="00497160">
                        <w:pPr>
                          <w:spacing w:before="100" w:beforeAutospacing="1" w:after="100" w:afterAutospacing="1" w:line="240" w:lineRule="auto"/>
                          <w:rPr>
                            <w:rFonts w:ascii="Arial" w:eastAsia="Times New Roman" w:hAnsi="Arial" w:cs="Arial"/>
                            <w:color w:val="000000"/>
                            <w:sz w:val="26"/>
                            <w:szCs w:val="26"/>
                            <w:lang w:eastAsia="ru-RU"/>
                          </w:rPr>
                        </w:pPr>
                        <w:r w:rsidRPr="00497160">
                          <w:rPr>
                            <w:rFonts w:ascii="Arial" w:eastAsia="Times New Roman" w:hAnsi="Arial" w:cs="Arial"/>
                            <w:color w:val="000000"/>
                            <w:sz w:val="26"/>
                            <w:szCs w:val="26"/>
                            <w:lang w:eastAsia="ru-RU"/>
                          </w:rPr>
                          <w:t>Nisan 1990'da o güne kadar bilinmeyen faşist terör grubu Falange Armata (Silahlı Saf), bir hapishane pedagogunun öldürülmesi eylemini üstlendi ve bunun gibi daha birçok eylemi de üstlenmişti.</w:t>
                        </w:r>
                      </w:p>
                      <w:p w:rsidR="00497160" w:rsidRPr="00497160" w:rsidRDefault="00497160" w:rsidP="00497160">
                        <w:pPr>
                          <w:spacing w:before="100" w:beforeAutospacing="1" w:after="100" w:afterAutospacing="1" w:line="240" w:lineRule="auto"/>
                          <w:rPr>
                            <w:rFonts w:ascii="Arial" w:eastAsia="Times New Roman" w:hAnsi="Arial" w:cs="Arial"/>
                            <w:color w:val="000000"/>
                            <w:sz w:val="26"/>
                            <w:szCs w:val="26"/>
                            <w:lang w:eastAsia="ru-RU"/>
                          </w:rPr>
                        </w:pPr>
                        <w:r w:rsidRPr="00497160">
                          <w:rPr>
                            <w:rFonts w:ascii="Arial" w:eastAsia="Times New Roman" w:hAnsi="Arial" w:cs="Arial"/>
                            <w:color w:val="000000"/>
                            <w:sz w:val="26"/>
                            <w:szCs w:val="26"/>
                            <w:lang w:eastAsia="ru-RU"/>
                          </w:rPr>
                          <w:t>Falange Armata, eylemlerinde beyaz bir FIAT Uno kullanıyordu. </w:t>
                        </w:r>
                        <w:r w:rsidRPr="00497160">
                          <w:rPr>
                            <w:rFonts w:ascii="Arial" w:eastAsia="Times New Roman" w:hAnsi="Arial" w:cs="Arial"/>
                            <w:i/>
                            <w:iCs/>
                            <w:color w:val="000000"/>
                            <w:sz w:val="26"/>
                            <w:szCs w:val="26"/>
                            <w:lang w:eastAsia="ru-RU"/>
                          </w:rPr>
                          <w:t>"Beyaz Uno Çetesi"</w:t>
                        </w:r>
                        <w:r w:rsidRPr="00497160">
                          <w:rPr>
                            <w:rFonts w:ascii="Arial" w:eastAsia="Times New Roman" w:hAnsi="Arial" w:cs="Arial"/>
                            <w:color w:val="000000"/>
                            <w:sz w:val="26"/>
                            <w:szCs w:val="26"/>
                            <w:lang w:eastAsia="ru-RU"/>
                          </w:rPr>
                          <w:t> diye bilinen fâiller, eylemlerinde aynı tip arabayı, aynı silahları ve karaborsada bulunması gereken özel mühimmatı kullanıyordu. Yani birbirlerine benzemekteydiler. O zamanki saldırılarda birinci kişi, tabancayla nişan alarak hedefe koşar. Bu arada oldukça uzun boylu başka bir şahıs, pompalı tüfekle hemen onun arkasında ilerler ve engelleri ortadan kaldırır. Üçüncü olarak tüfekli bir keskin nişancı gelir. Üçünün de hareketi birbirine uyumludur.</w:t>
                        </w:r>
                      </w:p>
                      <w:p w:rsidR="00497160" w:rsidRPr="00497160" w:rsidRDefault="00497160" w:rsidP="00497160">
                        <w:pPr>
                          <w:spacing w:before="100" w:beforeAutospacing="1" w:after="100" w:afterAutospacing="1" w:line="240" w:lineRule="auto"/>
                          <w:rPr>
                            <w:ins w:id="0" w:author="Unknown"/>
                            <w:rFonts w:ascii="Arial" w:eastAsia="Times New Roman" w:hAnsi="Arial" w:cs="Arial"/>
                            <w:color w:val="000000"/>
                            <w:sz w:val="26"/>
                            <w:szCs w:val="26"/>
                            <w:lang w:eastAsia="ru-RU"/>
                          </w:rPr>
                        </w:pPr>
                        <w:ins w:id="1" w:author="Unknown">
                          <w:r w:rsidRPr="00497160">
                            <w:rPr>
                              <w:rFonts w:ascii="Arial" w:eastAsia="Times New Roman" w:hAnsi="Arial" w:cs="Arial"/>
                              <w:color w:val="000000"/>
                              <w:sz w:val="26"/>
                              <w:szCs w:val="26"/>
                              <w:lang w:eastAsia="ru-RU"/>
                            </w:rPr>
                            <w:t xml:space="preserve">Falange Armata'nın eylemlerine tanık olan bir çok kişi, benzer şeyleri anlatmaktadır. 1994 sonunda Bologna çevresindeki Beyaz Uno Çetesi ile Falange eylemleri arasındaki paralellik, soruşturmayı yürütenler tarafından doğrulandı. Falange'nin haber yasağı konmadan önce yaptığı son konuşmasında eski Gladio çizgisinde politik bir konsepte ve uygun bir stratejiye sahip bir </w:t>
                          </w:r>
                          <w:r w:rsidRPr="00497160">
                            <w:rPr>
                              <w:rFonts w:ascii="Arial" w:eastAsia="Times New Roman" w:hAnsi="Arial" w:cs="Arial"/>
                              <w:color w:val="000000"/>
                              <w:sz w:val="26"/>
                              <w:szCs w:val="26"/>
                              <w:lang w:eastAsia="ru-RU"/>
                            </w:rPr>
                            <w:lastRenderedPageBreak/>
                            <w:t>örgütün söz konusu olduğunu açıkladı.</w:t>
                          </w:r>
                        </w:ins>
                      </w:p>
                      <w:p w:rsidR="00497160" w:rsidRPr="00497160" w:rsidRDefault="00497160" w:rsidP="00497160">
                        <w:pPr>
                          <w:spacing w:before="100" w:beforeAutospacing="1" w:after="100" w:afterAutospacing="1" w:line="240" w:lineRule="auto"/>
                          <w:rPr>
                            <w:ins w:id="2" w:author="Unknown"/>
                            <w:rFonts w:ascii="Arial" w:eastAsia="Times New Roman" w:hAnsi="Arial" w:cs="Arial"/>
                            <w:color w:val="000000"/>
                            <w:sz w:val="26"/>
                            <w:szCs w:val="26"/>
                            <w:lang w:eastAsia="ru-RU"/>
                          </w:rPr>
                        </w:pPr>
                        <w:ins w:id="3" w:author="Unknown">
                          <w:r w:rsidRPr="00497160">
                            <w:rPr>
                              <w:rFonts w:ascii="Arial" w:eastAsia="Times New Roman" w:hAnsi="Arial" w:cs="Arial"/>
                              <w:color w:val="000000"/>
                              <w:sz w:val="26"/>
                              <w:szCs w:val="26"/>
                              <w:lang w:eastAsia="ru-RU"/>
                            </w:rPr>
                            <w:t>Daha yakından bakıldığında Falange'nin eylemleri güncel politik gelişmelerle ilgiliydi. Örneğin bir hapishane pedagogunun öldürülmesi, cezaevi tüzüğünün sertleştirilmesinin tartışıldığı ve cezaevi personelinin değişiklikten yana görüş bildirdiği bir sırada gerçekleşmişti.</w:t>
                          </w:r>
                        </w:ins>
                      </w:p>
                      <w:p w:rsidR="00497160" w:rsidRPr="00497160" w:rsidRDefault="00497160" w:rsidP="00497160">
                        <w:pPr>
                          <w:spacing w:before="100" w:beforeAutospacing="1" w:after="100" w:afterAutospacing="1" w:line="240" w:lineRule="auto"/>
                          <w:rPr>
                            <w:ins w:id="4" w:author="Unknown"/>
                            <w:rFonts w:ascii="Arial" w:eastAsia="Times New Roman" w:hAnsi="Arial" w:cs="Arial"/>
                            <w:color w:val="000000"/>
                            <w:sz w:val="26"/>
                            <w:szCs w:val="26"/>
                            <w:lang w:eastAsia="ru-RU"/>
                          </w:rPr>
                        </w:pPr>
                        <w:ins w:id="5" w:author="Unknown">
                          <w:r w:rsidRPr="00497160">
                            <w:rPr>
                              <w:rFonts w:ascii="Arial" w:eastAsia="Times New Roman" w:hAnsi="Arial" w:cs="Arial"/>
                              <w:color w:val="000000"/>
                              <w:sz w:val="26"/>
                              <w:szCs w:val="26"/>
                              <w:lang w:eastAsia="ru-RU"/>
                            </w:rPr>
                            <w:t>Ekim sonunda Bologna Beyaz Uno Çetesi yakalandı. Grubun çıkarı ve amacı neydi? Bombalı saldırıları ve terörizmi aydınlatmak için kurulan Parlamento Komisyonu üyesi Senatör Giovanni Pellegrino:</w:t>
                          </w:r>
                        </w:ins>
                      </w:p>
                      <w:p w:rsidR="00497160" w:rsidRPr="00497160" w:rsidRDefault="00497160" w:rsidP="00497160">
                        <w:pPr>
                          <w:spacing w:before="100" w:beforeAutospacing="1" w:after="100" w:afterAutospacing="1" w:line="240" w:lineRule="auto"/>
                          <w:rPr>
                            <w:ins w:id="6" w:author="Unknown"/>
                            <w:rFonts w:ascii="Arial" w:eastAsia="Times New Roman" w:hAnsi="Arial" w:cs="Arial"/>
                            <w:color w:val="000000"/>
                            <w:sz w:val="26"/>
                            <w:szCs w:val="26"/>
                            <w:lang w:eastAsia="ru-RU"/>
                          </w:rPr>
                        </w:pPr>
                        <w:ins w:id="7" w:author="Unknown">
                          <w:r w:rsidRPr="00497160">
                            <w:rPr>
                              <w:rFonts w:ascii="Arial" w:eastAsia="Times New Roman" w:hAnsi="Arial" w:cs="Arial"/>
                              <w:i/>
                              <w:iCs/>
                              <w:color w:val="000000"/>
                              <w:sz w:val="26"/>
                              <w:szCs w:val="26"/>
                              <w:lang w:eastAsia="ru-RU"/>
                            </w:rPr>
                            <w:t>«Kendilerini Falange Armada diye adlandıran kişilerin bildirileri tek bir kaynaktan gelmekte ve ortak bir hedef gütmektedir. Bu, Falange'nin farklı kişilerce kullanılan bir laf değil, somut bir örgüttür.»</w:t>
                          </w:r>
                          <w:r w:rsidRPr="00497160">
                            <w:rPr>
                              <w:rFonts w:ascii="Arial" w:eastAsia="Times New Roman" w:hAnsi="Arial" w:cs="Arial"/>
                              <w:color w:val="000000"/>
                              <w:sz w:val="26"/>
                              <w:szCs w:val="26"/>
                              <w:lang w:eastAsia="ru-RU"/>
                            </w:rPr>
                            <w:t> </w:t>
                          </w:r>
                          <w:r w:rsidRPr="00497160">
                            <w:rPr>
                              <w:rFonts w:ascii="Arial" w:eastAsia="Times New Roman" w:hAnsi="Arial" w:cs="Arial"/>
                              <w:color w:val="000000"/>
                              <w:sz w:val="18"/>
                              <w:szCs w:val="18"/>
                              <w:vertAlign w:val="superscript"/>
                              <w:lang w:eastAsia="ru-RU"/>
                            </w:rPr>
                            <w:t>[1][2]</w:t>
                          </w:r>
                        </w:ins>
                      </w:p>
                      <w:p w:rsidR="00497160" w:rsidRPr="00497160" w:rsidRDefault="00497160" w:rsidP="00497160">
                        <w:pPr>
                          <w:pBdr>
                            <w:top w:val="single" w:sz="2" w:space="2" w:color="3B5998"/>
                            <w:left w:val="single" w:sz="2" w:space="6" w:color="3B5998"/>
                            <w:bottom w:val="single" w:sz="2" w:space="2" w:color="3B5998"/>
                            <w:right w:val="single" w:sz="2" w:space="4" w:color="3B5998"/>
                          </w:pBdr>
                          <w:shd w:val="clear" w:color="auto" w:fill="DFF0FF"/>
                          <w:spacing w:before="100" w:beforeAutospacing="1" w:after="100" w:afterAutospacing="1" w:line="240" w:lineRule="auto"/>
                          <w:ind w:left="195"/>
                          <w:jc w:val="center"/>
                          <w:outlineLvl w:val="2"/>
                          <w:rPr>
                            <w:ins w:id="8" w:author="Unknown"/>
                            <w:rFonts w:ascii="Arial" w:eastAsia="Times New Roman" w:hAnsi="Arial" w:cs="Arial"/>
                            <w:b/>
                            <w:bCs/>
                            <w:color w:val="3B5998"/>
                            <w:sz w:val="30"/>
                            <w:szCs w:val="30"/>
                            <w:lang w:eastAsia="ru-RU"/>
                          </w:rPr>
                        </w:pPr>
                        <w:ins w:id="9" w:author="Unknown">
                          <w:r w:rsidRPr="00497160">
                            <w:rPr>
                              <w:rFonts w:ascii="Arial" w:eastAsia="Times New Roman" w:hAnsi="Arial" w:cs="Arial"/>
                              <w:b/>
                              <w:bCs/>
                              <w:color w:val="3B5998"/>
                              <w:sz w:val="30"/>
                              <w:szCs w:val="30"/>
                              <w:lang w:eastAsia="ru-RU"/>
                            </w:rPr>
                            <w:t>Kaynaklar</w:t>
                          </w:r>
                        </w:ins>
                      </w:p>
                      <w:p w:rsidR="00497160" w:rsidRPr="00497160" w:rsidRDefault="00497160" w:rsidP="00497160">
                        <w:pPr>
                          <w:spacing w:before="100" w:beforeAutospacing="1" w:after="100" w:afterAutospacing="1" w:line="240" w:lineRule="auto"/>
                          <w:rPr>
                            <w:rFonts w:ascii="Arial" w:eastAsia="Times New Roman" w:hAnsi="Arial" w:cs="Arial"/>
                            <w:color w:val="000000"/>
                            <w:sz w:val="26"/>
                            <w:szCs w:val="26"/>
                            <w:lang w:eastAsia="ru-RU"/>
                          </w:rPr>
                        </w:pPr>
                        <w:ins w:id="10" w:author="Unknown">
                          <w:r w:rsidRPr="00497160">
                            <w:rPr>
                              <w:rFonts w:ascii="Arial" w:eastAsia="Times New Roman" w:hAnsi="Arial" w:cs="Arial"/>
                              <w:color w:val="000000"/>
                              <w:sz w:val="26"/>
                              <w:szCs w:val="26"/>
                              <w:lang w:eastAsia="ru-RU"/>
                            </w:rPr>
                            <w:t>[1] Jens Meclenburg, </w:t>
                          </w:r>
                          <w:r w:rsidRPr="00497160">
                            <w:rPr>
                              <w:rFonts w:ascii="Arial" w:eastAsia="Times New Roman" w:hAnsi="Arial" w:cs="Arial"/>
                              <w:i/>
                              <w:iCs/>
                              <w:color w:val="000000"/>
                              <w:sz w:val="26"/>
                              <w:szCs w:val="26"/>
                              <w:lang w:eastAsia="ru-RU"/>
                            </w:rPr>
                            <w:t>"Gladio Nato'nun Gizli Örgütü"</w:t>
                          </w:r>
                          <w:r w:rsidRPr="00497160">
                            <w:rPr>
                              <w:rFonts w:ascii="Arial" w:eastAsia="Times New Roman" w:hAnsi="Arial" w:cs="Arial"/>
                              <w:color w:val="000000"/>
                              <w:sz w:val="26"/>
                              <w:szCs w:val="26"/>
                              <w:lang w:eastAsia="ru-RU"/>
                            </w:rPr>
                            <w:t>, Sorun yayıncılık, İstanbul, 2003, s.1-50.</w:t>
                          </w:r>
                          <w:r w:rsidRPr="00497160">
                            <w:rPr>
                              <w:rFonts w:ascii="Arial" w:eastAsia="Times New Roman" w:hAnsi="Arial" w:cs="Arial"/>
                              <w:color w:val="000000"/>
                              <w:sz w:val="26"/>
                              <w:szCs w:val="26"/>
                              <w:lang w:eastAsia="ru-RU"/>
                            </w:rPr>
                            <w:br/>
                            <w:t>[2] </w:t>
                          </w:r>
                          <w:r w:rsidRPr="00497160">
                            <w:rPr>
                              <w:rFonts w:ascii="Arial" w:eastAsia="Times New Roman" w:hAnsi="Arial" w:cs="Arial"/>
                              <w:i/>
                              <w:iCs/>
                              <w:color w:val="000000"/>
                              <w:sz w:val="26"/>
                              <w:szCs w:val="26"/>
                              <w:lang w:eastAsia="ru-RU"/>
                            </w:rPr>
                            <w:t>"Soğuk Savaş Döneminde Terör Örgütleri"</w:t>
                          </w:r>
                          <w:r w:rsidRPr="00497160">
                            <w:rPr>
                              <w:rFonts w:ascii="Arial" w:eastAsia="Times New Roman" w:hAnsi="Arial" w:cs="Arial"/>
                              <w:color w:val="000000"/>
                              <w:sz w:val="26"/>
                              <w:szCs w:val="26"/>
                              <w:lang w:eastAsia="ru-RU"/>
                            </w:rPr>
                            <w:t>, Politika ve Kültür Araştırmaları Grubu, Terör ve Güvenlik Araştırmaları, Araştırma – İnceleme Raporları, No: 9, politikkultur.org/FileUpload/ds30106/File/soguksavas_donemi_teror_orgutleri.pdf</w:t>
                          </w:r>
                        </w:ins>
                      </w:p>
                    </w:tc>
                  </w:tr>
                </w:tbl>
                <w:p w:rsidR="00497160" w:rsidRPr="00497160" w:rsidRDefault="00497160" w:rsidP="00497160">
                  <w:pPr>
                    <w:spacing w:after="0" w:line="240" w:lineRule="auto"/>
                    <w:rPr>
                      <w:rFonts w:ascii="Arial" w:eastAsia="Times New Roman" w:hAnsi="Arial" w:cs="Arial"/>
                      <w:color w:val="000000"/>
                      <w:sz w:val="23"/>
                      <w:szCs w:val="23"/>
                      <w:lang w:eastAsia="ru-RU"/>
                    </w:rPr>
                  </w:pPr>
                </w:p>
              </w:tc>
            </w:tr>
          </w:tbl>
          <w:p w:rsidR="00497160" w:rsidRPr="00497160" w:rsidRDefault="00497160" w:rsidP="00497160">
            <w:pPr>
              <w:spacing w:after="0" w:line="240" w:lineRule="auto"/>
              <w:rPr>
                <w:rFonts w:ascii="Arial" w:eastAsia="Times New Roman" w:hAnsi="Arial" w:cs="Arial"/>
                <w:color w:val="000000"/>
                <w:sz w:val="21"/>
                <w:szCs w:val="21"/>
                <w:lang w:eastAsia="ru-RU"/>
              </w:rPr>
            </w:pPr>
          </w:p>
        </w:tc>
      </w:tr>
    </w:tbl>
    <w:p w:rsidR="00FE066A" w:rsidRDefault="00FE066A">
      <w:bookmarkStart w:id="11" w:name="_GoBack"/>
      <w:bookmarkEnd w:id="11"/>
    </w:p>
    <w:sectPr w:rsidR="00FE066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CF1"/>
    <w:rsid w:val="00497160"/>
    <w:rsid w:val="009A0CF1"/>
    <w:rsid w:val="00FE06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4971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49716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97160"/>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497160"/>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4971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497160"/>
  </w:style>
  <w:style w:type="paragraph" w:styleId="a4">
    <w:name w:val="Balloon Text"/>
    <w:basedOn w:val="a"/>
    <w:link w:val="a5"/>
    <w:uiPriority w:val="99"/>
    <w:semiHidden/>
    <w:unhideWhenUsed/>
    <w:rsid w:val="004971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9716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4971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3">
    <w:name w:val="heading 3"/>
    <w:basedOn w:val="a"/>
    <w:link w:val="30"/>
    <w:uiPriority w:val="9"/>
    <w:qFormat/>
    <w:rsid w:val="0049716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97160"/>
    <w:rPr>
      <w:rFonts w:ascii="Times New Roman" w:eastAsia="Times New Roman" w:hAnsi="Times New Roman" w:cs="Times New Roman"/>
      <w:b/>
      <w:bCs/>
      <w:kern w:val="36"/>
      <w:sz w:val="48"/>
      <w:szCs w:val="48"/>
      <w:lang w:eastAsia="ru-RU"/>
    </w:rPr>
  </w:style>
  <w:style w:type="character" w:customStyle="1" w:styleId="30">
    <w:name w:val="Заголовок 3 Знак"/>
    <w:basedOn w:val="a0"/>
    <w:link w:val="3"/>
    <w:uiPriority w:val="9"/>
    <w:rsid w:val="00497160"/>
    <w:rPr>
      <w:rFonts w:ascii="Times New Roman" w:eastAsia="Times New Roman" w:hAnsi="Times New Roman" w:cs="Times New Roman"/>
      <w:b/>
      <w:bCs/>
      <w:sz w:val="27"/>
      <w:szCs w:val="27"/>
      <w:lang w:eastAsia="ru-RU"/>
    </w:rPr>
  </w:style>
  <w:style w:type="paragraph" w:styleId="a3">
    <w:name w:val="Normal (Web)"/>
    <w:basedOn w:val="a"/>
    <w:uiPriority w:val="99"/>
    <w:unhideWhenUsed/>
    <w:rsid w:val="004971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497160"/>
  </w:style>
  <w:style w:type="paragraph" w:styleId="a4">
    <w:name w:val="Balloon Text"/>
    <w:basedOn w:val="a"/>
    <w:link w:val="a5"/>
    <w:uiPriority w:val="99"/>
    <w:semiHidden/>
    <w:unhideWhenUsed/>
    <w:rsid w:val="00497160"/>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9716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2826829">
      <w:bodyDiv w:val="1"/>
      <w:marLeft w:val="0"/>
      <w:marRight w:val="0"/>
      <w:marTop w:val="0"/>
      <w:marBottom w:val="0"/>
      <w:divBdr>
        <w:top w:val="none" w:sz="0" w:space="0" w:color="auto"/>
        <w:left w:val="none" w:sz="0" w:space="0" w:color="auto"/>
        <w:bottom w:val="none" w:sz="0" w:space="0" w:color="auto"/>
        <w:right w:val="none" w:sz="0" w:space="0" w:color="auto"/>
      </w:divBdr>
      <w:divsChild>
        <w:div w:id="1237351809">
          <w:marLeft w:val="1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329</Words>
  <Characters>1880</Characters>
  <Application>Microsoft Office Word</Application>
  <DocSecurity>0</DocSecurity>
  <Lines>15</Lines>
  <Paragraphs>4</Paragraphs>
  <ScaleCrop>false</ScaleCrop>
  <Company>SPecialiST RePack</Company>
  <LinksUpToDate>false</LinksUpToDate>
  <CharactersWithSpaces>2205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Ismet</dc:creator>
  <cp:keywords/>
  <dc:description/>
  <cp:lastModifiedBy>Ismet</cp:lastModifiedBy>
  <cp:revision>3</cp:revision>
  <dcterms:created xsi:type="dcterms:W3CDTF">2015-08-03T09:01:00Z</dcterms:created>
  <dcterms:modified xsi:type="dcterms:W3CDTF">2015-08-03T09:02:00Z</dcterms:modified>
</cp:coreProperties>
</file>