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 tapınak şövalyelerinin kullandıkları şeytânî bir semboldür. Genel olarak Baphomet, İlluminati gizli topluluğunun karanlık yüzünü temsil etmektedir. </w:t>
      </w:r>
      <w:r w:rsidRPr="00B80937">
        <w:rPr>
          <w:rFonts w:ascii="Arial" w:eastAsia="Times New Roman" w:hAnsi="Arial" w:cs="Arial"/>
          <w:color w:val="000000"/>
          <w:sz w:val="18"/>
          <w:szCs w:val="18"/>
          <w:vertAlign w:val="superscript"/>
          <w:lang w:eastAsia="ru-RU"/>
        </w:rPr>
        <w:t>[1]</w:t>
      </w:r>
      <w:r w:rsidRPr="00B80937">
        <w:rPr>
          <w:rFonts w:ascii="Arial" w:eastAsia="Times New Roman" w:hAnsi="Arial" w:cs="Arial"/>
          <w:color w:val="000000"/>
          <w:sz w:val="26"/>
          <w:szCs w:val="26"/>
          <w:lang w:eastAsia="ru-RU"/>
        </w:rPr>
        <w:t>  Gnostik inançlarda ve Düalist dinlerde (ikicilik Tanrı ve karşı tanrı) Baphomet, karşı tanrı olarak geçer. Pagan dinlerde Tanrı Pan'a eş değer gibi gözükse de Mas</w:t>
      </w:r>
      <w:bookmarkStart w:id="0" w:name="_GoBack"/>
      <w:bookmarkEnd w:id="0"/>
      <w:r w:rsidRPr="00B80937">
        <w:rPr>
          <w:rFonts w:ascii="Arial" w:eastAsia="Times New Roman" w:hAnsi="Arial" w:cs="Arial"/>
          <w:color w:val="000000"/>
          <w:sz w:val="26"/>
          <w:szCs w:val="26"/>
          <w:lang w:eastAsia="ru-RU"/>
        </w:rPr>
        <w:t>on ve onların uzantısı olduğu düşünülen diğer gizli cemiyetlerde Baphomet bu dünyayı yaratan kutsal Keçi başlı tanrıdır.</w:t>
      </w:r>
      <w:r w:rsidRPr="00B80937">
        <w:rPr>
          <w:rFonts w:ascii="Arial" w:eastAsia="Times New Roman" w:hAnsi="Arial" w:cs="Arial"/>
          <w:color w:val="000000"/>
          <w:sz w:val="18"/>
          <w:szCs w:val="18"/>
          <w:vertAlign w:val="superscript"/>
          <w:lang w:eastAsia="ru-RU"/>
        </w:rPr>
        <w:t>[2]</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 aynı zamanda eski pagan bereket tanrısıdır. Roma İmparatorluğu'nda Sezar tarafından yapılan ve devletin çıkarları doğrultusunda yazılan İncil'de pagan dinlerine ait simgelerin ve ikonların karalanması kampanyası sonucunda şeytan olarak gösterilmiştir.</w:t>
      </w:r>
      <w:r w:rsidRPr="00B80937">
        <w:rPr>
          <w:rFonts w:ascii="Arial" w:eastAsia="Times New Roman" w:hAnsi="Arial" w:cs="Arial"/>
          <w:color w:val="000000"/>
          <w:sz w:val="18"/>
          <w:szCs w:val="18"/>
          <w:vertAlign w:val="superscript"/>
          <w:lang w:eastAsia="ru-RU"/>
        </w:rPr>
        <w:t>[2]</w:t>
      </w:r>
      <w:r w:rsidRPr="00B80937">
        <w:rPr>
          <w:rFonts w:ascii="Arial" w:eastAsia="Times New Roman" w:hAnsi="Arial" w:cs="Arial"/>
          <w:color w:val="000000"/>
          <w:sz w:val="26"/>
          <w:szCs w:val="26"/>
          <w:lang w:eastAsia="ru-RU"/>
        </w:rPr>
        <w:t> Baphomet, yönlendirilmiş irade gücünü temsil eden ve </w:t>
      </w:r>
      <w:r w:rsidRPr="00B80937">
        <w:rPr>
          <w:rFonts w:ascii="Arial" w:eastAsia="Times New Roman" w:hAnsi="Arial" w:cs="Arial"/>
          <w:i/>
          <w:iCs/>
          <w:color w:val="000000"/>
          <w:sz w:val="26"/>
          <w:szCs w:val="26"/>
          <w:lang w:eastAsia="ru-RU"/>
        </w:rPr>
        <w:t>"fallus"</w:t>
      </w:r>
      <w:r w:rsidRPr="00B80937">
        <w:rPr>
          <w:rFonts w:ascii="Arial" w:eastAsia="Times New Roman" w:hAnsi="Arial" w:cs="Arial"/>
          <w:color w:val="000000"/>
          <w:sz w:val="26"/>
          <w:szCs w:val="26"/>
          <w:lang w:eastAsia="ru-RU"/>
        </w:rPr>
        <w:t> ibadetine dayanan gnostik ayinlerin bir simgesiydi. Keçi sakallı ve keçi ayaklı, cinsiyeti belli olmayan bu put, eski çağların boynuzlu tanrısı Mendes keçisiyle bağıntılıydı.</w:t>
      </w:r>
      <w:r w:rsidRPr="00B80937">
        <w:rPr>
          <w:rFonts w:ascii="Arial" w:eastAsia="Times New Roman" w:hAnsi="Arial" w:cs="Arial"/>
          <w:color w:val="000000"/>
          <w:sz w:val="18"/>
          <w:szCs w:val="18"/>
          <w:vertAlign w:val="superscript"/>
          <w:lang w:eastAsia="ru-RU"/>
        </w:rPr>
        <w:t>[3]</w:t>
      </w:r>
      <w:r w:rsidRPr="00B80937">
        <w:rPr>
          <w:rFonts w:ascii="Arial" w:eastAsia="Times New Roman" w:hAnsi="Arial" w:cs="Arial"/>
          <w:color w:val="000000"/>
          <w:sz w:val="26"/>
          <w:szCs w:val="26"/>
          <w:lang w:eastAsia="ru-RU"/>
        </w:rPr>
        <w:t> Baphomet, kara büyüde kötülüklerin kaynağı ve yaratıcısıydı; Sabbath cadılarının satanik keçisiydi ve Aleister Crowley tarafından koyulan bir isimdi.</w:t>
      </w:r>
      <w:r w:rsidRPr="00B80937">
        <w:rPr>
          <w:rFonts w:ascii="Arial" w:eastAsia="Times New Roman" w:hAnsi="Arial" w:cs="Arial"/>
          <w:color w:val="000000"/>
          <w:sz w:val="18"/>
          <w:szCs w:val="18"/>
          <w:vertAlign w:val="superscript"/>
          <w:lang w:eastAsia="ru-RU"/>
        </w:rPr>
        <w:t>[4]</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 sözcüğünün kökeni kesin olarak bilinmemektedir. Fakat dönemler içerisinde çeşitli iddialar ortaya atılmıştır.</w:t>
      </w:r>
      <w:r w:rsidRPr="00B80937">
        <w:rPr>
          <w:rFonts w:ascii="Arial" w:eastAsia="Times New Roman" w:hAnsi="Arial" w:cs="Arial"/>
          <w:color w:val="000000"/>
          <w:sz w:val="18"/>
          <w:szCs w:val="18"/>
          <w:vertAlign w:val="superscript"/>
          <w:lang w:eastAsia="ru-RU"/>
        </w:rPr>
        <w:t>[5]</w:t>
      </w:r>
      <w:r w:rsidRPr="00B80937">
        <w:rPr>
          <w:rFonts w:ascii="Arial" w:eastAsia="Times New Roman" w:hAnsi="Arial" w:cs="Arial"/>
          <w:color w:val="000000"/>
          <w:sz w:val="26"/>
          <w:szCs w:val="26"/>
          <w:lang w:eastAsia="ru-RU"/>
        </w:rPr>
        <w:t>kimileri Tapınak Şövalyelerinin Satanist olduklarını ve Baphomet’inde bir Şeytan olduğunu, cinsiyetinin olmadığını iddia ederken; kimileriyse bu iddiaya tümden karşı çıkmakta ve Kilisenin baskı ve şiddet yoluyla bu ifadeyi vermeye onları zorladıklarını iddia etmektedir. Hatta söylemdeki benzerliğe ithafen Tapınakçıların sonradan İsmailiye Mezhebi vasıtasıyla İslam'la tanıştıkları, İslami Ezoterizm kanalıyla İslam'ı benimsedikleri ve kendilerinin Kilise tarafından manipülasyonla cezalandırdığına da inanan bir kesim bulunmaktadır.</w:t>
      </w:r>
      <w:r w:rsidRPr="00B80937">
        <w:rPr>
          <w:rFonts w:ascii="Arial" w:eastAsia="Times New Roman" w:hAnsi="Arial" w:cs="Arial"/>
          <w:color w:val="000000"/>
          <w:sz w:val="18"/>
          <w:szCs w:val="18"/>
          <w:vertAlign w:val="superscript"/>
          <w:lang w:eastAsia="ru-RU"/>
        </w:rPr>
        <w:t>[6]</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İsis'in büyüsüyle Mısır tanrısı Thot'un bilgeliği bağlaşıktır. Thot'un karısı Nehemaut ise Gnostiklerce </w:t>
      </w:r>
      <w:r w:rsidRPr="00B80937">
        <w:rPr>
          <w:rFonts w:ascii="Arial" w:eastAsia="Times New Roman" w:hAnsi="Arial" w:cs="Arial"/>
          <w:i/>
          <w:iCs/>
          <w:color w:val="000000"/>
          <w:sz w:val="26"/>
          <w:szCs w:val="26"/>
          <w:lang w:eastAsia="ru-RU"/>
        </w:rPr>
        <w:t>"Sophia"</w:t>
      </w:r>
      <w:r w:rsidRPr="00B80937">
        <w:rPr>
          <w:rFonts w:ascii="Arial" w:eastAsia="Times New Roman" w:hAnsi="Arial" w:cs="Arial"/>
          <w:color w:val="000000"/>
          <w:sz w:val="26"/>
          <w:szCs w:val="26"/>
          <w:lang w:eastAsia="ru-RU"/>
        </w:rPr>
        <w:t> diye adlandırılır. Bu yaklaşımla, Tampliyeler'in Baphomet'e tapınmaları aslında, Bilgelik ilkesine tapınmaları anlamına gelmektedir.</w:t>
      </w:r>
      <w:r w:rsidRPr="00B80937">
        <w:rPr>
          <w:rFonts w:ascii="Arial" w:eastAsia="Times New Roman" w:hAnsi="Arial" w:cs="Arial"/>
          <w:color w:val="000000"/>
          <w:sz w:val="18"/>
          <w:szCs w:val="18"/>
          <w:vertAlign w:val="superscript"/>
          <w:lang w:eastAsia="ru-RU"/>
        </w:rPr>
        <w:t>[7]</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Yunancada hikmet anlamına gelen </w:t>
      </w:r>
      <w:r w:rsidRPr="00B80937">
        <w:rPr>
          <w:rFonts w:ascii="Arial" w:eastAsia="Times New Roman" w:hAnsi="Arial" w:cs="Arial"/>
          <w:i/>
          <w:iCs/>
          <w:color w:val="000000"/>
          <w:sz w:val="26"/>
          <w:szCs w:val="26"/>
          <w:lang w:eastAsia="ru-RU"/>
        </w:rPr>
        <w:t>"Sophia"</w:t>
      </w:r>
      <w:r w:rsidRPr="00B80937">
        <w:rPr>
          <w:rFonts w:ascii="Arial" w:eastAsia="Times New Roman" w:hAnsi="Arial" w:cs="Arial"/>
          <w:color w:val="000000"/>
          <w:sz w:val="26"/>
          <w:szCs w:val="26"/>
          <w:lang w:eastAsia="ru-RU"/>
        </w:rPr>
        <w:t> sözcüğünün Atbash şifrelemesi olduğu iddia edilmiştir. Bu şifreleme, İbrani alfabesinde kullanılan ve harflerin sondan başa doğru yazılması esasına dayanan bir tekniktir.</w:t>
      </w:r>
      <w:r w:rsidRPr="00B80937">
        <w:rPr>
          <w:rFonts w:ascii="Arial" w:eastAsia="Times New Roman" w:hAnsi="Arial" w:cs="Arial"/>
          <w:color w:val="000000"/>
          <w:sz w:val="18"/>
          <w:szCs w:val="18"/>
          <w:vertAlign w:val="superscript"/>
          <w:lang w:eastAsia="ru-RU"/>
        </w:rPr>
        <w:t>[5]</w:t>
      </w:r>
      <w:r w:rsidRPr="00B80937">
        <w:rPr>
          <w:rFonts w:ascii="Arial" w:eastAsia="Times New Roman" w:hAnsi="Arial" w:cs="Arial"/>
          <w:color w:val="000000"/>
          <w:sz w:val="26"/>
          <w:szCs w:val="26"/>
          <w:lang w:eastAsia="ru-RU"/>
        </w:rPr>
        <w:t> Tampliyeler'in Atbash şifresini kullanmış olmaları, Ortadoğu'da, 12. yüzyıl sonlarına kadar, Nazaren ya da Neo-Nazaren tarikatların varlığını ve öğretilerinin Batıya ulaştığını kanıtlar.</w:t>
      </w:r>
      <w:r w:rsidRPr="00B80937">
        <w:rPr>
          <w:rFonts w:ascii="Arial" w:eastAsia="Times New Roman" w:hAnsi="Arial" w:cs="Arial"/>
          <w:color w:val="000000"/>
          <w:sz w:val="18"/>
          <w:szCs w:val="18"/>
          <w:vertAlign w:val="superscript"/>
          <w:lang w:eastAsia="ru-RU"/>
        </w:rPr>
        <w:t>[8]</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i/>
          <w:iCs/>
          <w:color w:val="000000"/>
          <w:sz w:val="26"/>
          <w:szCs w:val="26"/>
          <w:lang w:eastAsia="ru-RU"/>
        </w:rPr>
        <w:t>"Essene Odyssey"</w:t>
      </w:r>
      <w:r w:rsidRPr="00B80937">
        <w:rPr>
          <w:rFonts w:ascii="Arial" w:eastAsia="Times New Roman" w:hAnsi="Arial" w:cs="Arial"/>
          <w:color w:val="000000"/>
          <w:sz w:val="26"/>
          <w:szCs w:val="26"/>
          <w:lang w:eastAsia="ru-RU"/>
        </w:rPr>
        <w:t> isimli kitabında Dr. Hugh Schonfield, bazı Essene/Zadokit/Nazaren metinlerinde kullanılan bir şifre yöntemini keşfettiğini ileri sürmüştür. </w:t>
      </w:r>
      <w:r w:rsidRPr="00B80937">
        <w:rPr>
          <w:rFonts w:ascii="Arial" w:eastAsia="Times New Roman" w:hAnsi="Arial" w:cs="Arial"/>
          <w:i/>
          <w:iCs/>
          <w:color w:val="000000"/>
          <w:sz w:val="26"/>
          <w:szCs w:val="26"/>
          <w:lang w:eastAsia="ru-RU"/>
        </w:rPr>
        <w:t>"Atbash"</w:t>
      </w:r>
      <w:r w:rsidRPr="00B80937">
        <w:rPr>
          <w:rFonts w:ascii="Arial" w:eastAsia="Times New Roman" w:hAnsi="Arial" w:cs="Arial"/>
          <w:color w:val="000000"/>
          <w:sz w:val="26"/>
          <w:szCs w:val="26"/>
          <w:lang w:eastAsia="ru-RU"/>
        </w:rPr>
        <w:t> şifresi adını verdiği bu tekniğin, Kumran'da bulunan bir çok eski belgede yer aldığını belirtmiştir.</w:t>
      </w:r>
      <w:r w:rsidRPr="00B80937">
        <w:rPr>
          <w:rFonts w:ascii="Arial" w:eastAsia="Times New Roman" w:hAnsi="Arial" w:cs="Arial"/>
          <w:color w:val="000000"/>
          <w:sz w:val="18"/>
          <w:szCs w:val="18"/>
          <w:vertAlign w:val="superscript"/>
          <w:lang w:eastAsia="ru-RU"/>
        </w:rPr>
        <w:t>[9]</w:t>
      </w:r>
      <w:r w:rsidRPr="00B80937">
        <w:rPr>
          <w:rFonts w:ascii="Arial" w:eastAsia="Times New Roman" w:hAnsi="Arial" w:cs="Arial"/>
          <w:color w:val="000000"/>
          <w:sz w:val="26"/>
          <w:szCs w:val="26"/>
          <w:lang w:eastAsia="ru-RU"/>
        </w:rPr>
        <w:t> Schonfield, İbranî Atbash şifresini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sözcüğüne uyguladığında, dişil bilgelik anlamına gelen </w:t>
      </w:r>
      <w:r w:rsidRPr="00B80937">
        <w:rPr>
          <w:rFonts w:ascii="Arial" w:eastAsia="Times New Roman" w:hAnsi="Arial" w:cs="Arial"/>
          <w:i/>
          <w:iCs/>
          <w:color w:val="000000"/>
          <w:sz w:val="26"/>
          <w:szCs w:val="26"/>
          <w:lang w:eastAsia="ru-RU"/>
        </w:rPr>
        <w:t>"Sophia"</w:t>
      </w:r>
      <w:r w:rsidRPr="00B80937">
        <w:rPr>
          <w:rFonts w:ascii="Arial" w:eastAsia="Times New Roman" w:hAnsi="Arial" w:cs="Arial"/>
          <w:color w:val="000000"/>
          <w:sz w:val="26"/>
          <w:szCs w:val="26"/>
          <w:lang w:eastAsia="ru-RU"/>
        </w:rPr>
        <w:t> sözcüğüne ulaştığını açıklamıştır. Plutarkos ise, Sophia'nın İsis'i simgelediğini belirtmiştir.</w:t>
      </w:r>
      <w:r w:rsidRPr="00B80937">
        <w:rPr>
          <w:rFonts w:ascii="Arial" w:eastAsia="Times New Roman" w:hAnsi="Arial" w:cs="Arial"/>
          <w:color w:val="000000"/>
          <w:sz w:val="18"/>
          <w:szCs w:val="18"/>
          <w:vertAlign w:val="superscript"/>
          <w:lang w:eastAsia="ru-RU"/>
        </w:rPr>
        <w:t>[10]</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lastRenderedPageBreak/>
        <w:drawing>
          <wp:inline distT="0" distB="0" distL="0" distR="0">
            <wp:extent cx="2857500" cy="2133600"/>
            <wp:effectExtent l="0" t="0" r="0" b="0"/>
            <wp:docPr id="20" name="Рисунок 20" descr="http://1.bp.blogspot.com/-YfRLvw20c6A/Ul2g2RkItwI/AAAAAAAAB0E/yCCRnK1MjkE/s1600/b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YfRLvw20c6A/Ul2g2RkItwI/AAAAAAAAB0E/yCCRnK1MjkE/s1600/ba.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666"/>
        <w:gridCol w:w="642"/>
        <w:gridCol w:w="614"/>
        <w:gridCol w:w="614"/>
        <w:gridCol w:w="719"/>
        <w:gridCol w:w="467"/>
        <w:gridCol w:w="440"/>
        <w:gridCol w:w="494"/>
        <w:gridCol w:w="494"/>
        <w:gridCol w:w="521"/>
      </w:tblGrid>
      <w:tr w:rsidR="00B80937" w:rsidRPr="00B80937" w:rsidTr="00B80937">
        <w:trPr>
          <w:tblCellSpacing w:w="15"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b/>
                <w:bCs/>
                <w:color w:val="000000"/>
                <w:sz w:val="23"/>
                <w:szCs w:val="23"/>
                <w:lang w:eastAsia="ru-RU"/>
              </w:rPr>
              <w:t>İBRANİCE</w:t>
            </w:r>
          </w:p>
        </w:tc>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b/>
                <w:bCs/>
                <w:color w:val="000000"/>
                <w:sz w:val="23"/>
                <w:szCs w:val="23"/>
                <w:lang w:eastAsia="ru-RU"/>
              </w:rPr>
              <w:t>ARAPÇA</w:t>
            </w:r>
          </w:p>
        </w:tc>
      </w:tr>
      <w:tr w:rsidR="00B80937" w:rsidRPr="00B80937" w:rsidTr="00B80937">
        <w:trPr>
          <w:tblCellSpacing w:w="15"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color w:val="000000"/>
                <w:sz w:val="23"/>
                <w:szCs w:val="23"/>
                <w:lang w:eastAsia="ru-RU"/>
              </w:rPr>
              <w:t>Bapomet (Bet fe vav mim tav)</w:t>
            </w:r>
          </w:p>
        </w:tc>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color w:val="000000"/>
                <w:sz w:val="23"/>
                <w:szCs w:val="23"/>
                <w:lang w:eastAsia="ru-RU"/>
              </w:rPr>
              <w:t>Bafomet (528)</w:t>
            </w:r>
          </w:p>
        </w:tc>
      </w:tr>
      <w:tr w:rsidR="00B80937" w:rsidRPr="00B80937" w:rsidTr="00B8093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ת</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מ</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ت</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ب</w:t>
            </w:r>
          </w:p>
        </w:tc>
      </w:tr>
      <w:tr w:rsidR="00B80937" w:rsidRPr="00B80937" w:rsidTr="00B80937">
        <w:trPr>
          <w:tblCellSpacing w:w="15"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color w:val="000000"/>
                <w:sz w:val="23"/>
                <w:szCs w:val="23"/>
                <w:lang w:eastAsia="ru-RU"/>
              </w:rPr>
              <w:t>Sofiya (Şın vav pe yud alef)</w:t>
            </w:r>
          </w:p>
        </w:tc>
        <w:tc>
          <w:tcPr>
            <w:tcW w:w="0" w:type="auto"/>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Arial" w:eastAsia="Times New Roman" w:hAnsi="Arial" w:cs="Arial"/>
                <w:color w:val="000000"/>
                <w:sz w:val="23"/>
                <w:szCs w:val="23"/>
                <w:lang w:eastAsia="ru-RU"/>
              </w:rPr>
              <w:t>Şufiya (697)</w:t>
            </w:r>
          </w:p>
        </w:tc>
      </w:tr>
      <w:tr w:rsidR="00B80937" w:rsidRPr="00B80937" w:rsidTr="00B8093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י</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ا</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0937" w:rsidRPr="00B80937" w:rsidRDefault="00B80937" w:rsidP="00B80937">
            <w:pPr>
              <w:spacing w:after="0" w:line="240" w:lineRule="auto"/>
              <w:jc w:val="center"/>
              <w:rPr>
                <w:rFonts w:ascii="Arial" w:eastAsia="Times New Roman" w:hAnsi="Arial" w:cs="Arial"/>
                <w:color w:val="000000"/>
                <w:sz w:val="23"/>
                <w:szCs w:val="23"/>
                <w:lang w:eastAsia="ru-RU"/>
              </w:rPr>
            </w:pPr>
            <w:r w:rsidRPr="00B80937">
              <w:rPr>
                <w:rFonts w:ascii="Times New Roman" w:eastAsia="Times New Roman" w:hAnsi="Times New Roman" w:cs="Times New Roman"/>
                <w:color w:val="000000"/>
                <w:sz w:val="36"/>
                <w:szCs w:val="36"/>
                <w:lang w:eastAsia="ru-RU"/>
              </w:rPr>
              <w:t>ش</w:t>
            </w:r>
          </w:p>
        </w:tc>
      </w:tr>
    </w:tbl>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Bir açıklamaya göre Baphomet, Tapınakçıların gizli tutulan adını oluşturan sözcüklerin bazı harf ve hecelerinden oluşturulmuş bir tür anagramdır. 19. yüzyılın ünlü gizemci araştırmacılarından Eliphas Levi tarafından yapılmış bir yorumsal açıklama uyarınca, </w:t>
      </w:r>
      <w:r w:rsidRPr="00B80937">
        <w:rPr>
          <w:rFonts w:ascii="Arial" w:eastAsia="Times New Roman" w:hAnsi="Arial" w:cs="Arial"/>
          <w:i/>
          <w:iCs/>
          <w:color w:val="000000"/>
          <w:sz w:val="26"/>
          <w:szCs w:val="26"/>
          <w:lang w:eastAsia="ru-RU"/>
        </w:rPr>
        <w:t>Templi Omnium Hominum Pacis Abbas</w:t>
      </w:r>
      <w:r w:rsidRPr="00B80937">
        <w:rPr>
          <w:rFonts w:ascii="Arial" w:eastAsia="Times New Roman" w:hAnsi="Arial" w:cs="Arial"/>
          <w:color w:val="000000"/>
          <w:sz w:val="26"/>
          <w:szCs w:val="26"/>
          <w:lang w:eastAsia="ru-RU"/>
        </w:rPr>
        <w:t> (insanlar arasındaki barışın babasının mabedi),</w:t>
      </w:r>
      <w:r w:rsidRPr="00B80937">
        <w:rPr>
          <w:rFonts w:ascii="Arial" w:eastAsia="Times New Roman" w:hAnsi="Arial" w:cs="Arial"/>
          <w:i/>
          <w:iCs/>
          <w:color w:val="000000"/>
          <w:sz w:val="26"/>
          <w:szCs w:val="26"/>
          <w:lang w:eastAsia="ru-RU"/>
        </w:rPr>
        <w:t>"Tem. O. H. P. Ab."</w:t>
      </w:r>
      <w:r w:rsidRPr="00B80937">
        <w:rPr>
          <w:rFonts w:ascii="Arial" w:eastAsia="Times New Roman" w:hAnsi="Arial" w:cs="Arial"/>
          <w:color w:val="000000"/>
          <w:sz w:val="26"/>
          <w:szCs w:val="26"/>
          <w:lang w:eastAsia="ru-RU"/>
        </w:rPr>
        <w:t> şeklinde kısaltıldıktan sonra tersinden okunursa,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sözcüğü çıkar.</w:t>
      </w:r>
      <w:r w:rsidRPr="00B80937">
        <w:rPr>
          <w:rFonts w:ascii="Arial" w:eastAsia="Times New Roman" w:hAnsi="Arial" w:cs="Arial"/>
          <w:color w:val="000000"/>
          <w:sz w:val="18"/>
          <w:szCs w:val="18"/>
          <w:vertAlign w:val="superscript"/>
          <w:lang w:eastAsia="ru-RU"/>
        </w:rPr>
        <w:t>[11]</w:t>
      </w:r>
      <w:r w:rsidRPr="00B80937">
        <w:rPr>
          <w:rFonts w:ascii="Arial" w:eastAsia="Times New Roman" w:hAnsi="Arial" w:cs="Arial"/>
          <w:color w:val="000000"/>
          <w:sz w:val="26"/>
          <w:szCs w:val="26"/>
          <w:lang w:eastAsia="ru-RU"/>
        </w:rPr>
        <w:t> Baphomet kelimesi, İbrani alfabesinde yazılıp üzerinde Atbash uygulandığında Sophia kelimesi türemektedir. Dr Hugh J. Schonfield - The Essene Odyssey. Yunancadaki Baphe (vaftiz) ve Metis (ustalık) kelimelerinin birleşimi olduğu iddia edilmiştir. İdris Şah'a göre Baphomet kelimesi Ebu Fihamet (Anlayışın Babası) kelimesinden türetilmiştir.</w:t>
      </w:r>
      <w:r w:rsidRPr="00B80937">
        <w:rPr>
          <w:rFonts w:ascii="Arial" w:eastAsia="Times New Roman" w:hAnsi="Arial" w:cs="Arial"/>
          <w:color w:val="000000"/>
          <w:sz w:val="18"/>
          <w:szCs w:val="18"/>
          <w:vertAlign w:val="superscript"/>
          <w:lang w:eastAsia="ru-RU"/>
        </w:rPr>
        <w:t>[5]</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lastRenderedPageBreak/>
        <w:drawing>
          <wp:inline distT="0" distB="0" distL="0" distR="0">
            <wp:extent cx="2181225" cy="3810000"/>
            <wp:effectExtent l="0" t="0" r="9525" b="0"/>
            <wp:docPr id="19" name="Рисунок 19" descr="http://upload.wikimedia.org/wikipedia/en/5/55/RWS_Tarot_15_Dev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en/5/55/RWS_Tarot_15_Devi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3810000"/>
                    </a:xfrm>
                    <a:prstGeom prst="rect">
                      <a:avLst/>
                    </a:prstGeom>
                    <a:noFill/>
                    <a:ln>
                      <a:noFill/>
                    </a:ln>
                  </pic:spPr>
                </pic:pic>
              </a:graphicData>
            </a:graphic>
          </wp:inline>
        </w:drawing>
      </w:r>
      <w:r w:rsidRPr="00B80937">
        <w:rPr>
          <w:rFonts w:ascii="Arial" w:eastAsia="Times New Roman" w:hAnsi="Arial" w:cs="Arial"/>
          <w:color w:val="000000"/>
          <w:sz w:val="26"/>
          <w:szCs w:val="26"/>
          <w:lang w:eastAsia="ru-RU"/>
        </w:rPr>
        <w:t> </w:t>
      </w:r>
      <w:r>
        <w:rPr>
          <w:rFonts w:ascii="Arial" w:eastAsia="Times New Roman" w:hAnsi="Arial" w:cs="Arial"/>
          <w:noProof/>
          <w:color w:val="000000"/>
          <w:sz w:val="26"/>
          <w:szCs w:val="26"/>
          <w:lang w:eastAsia="ru-RU"/>
        </w:rPr>
        <mc:AlternateContent>
          <mc:Choice Requires="wps">
            <w:drawing>
              <wp:inline distT="0" distB="0" distL="0" distR="0">
                <wp:extent cx="2790825" cy="3810000"/>
                <wp:effectExtent l="0" t="0" r="0" b="0"/>
                <wp:docPr id="18" name="Прямоугольник 18" descr="http://www.innerlight.org.uk/journals/Vol23No2/devi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0825"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8" o:spid="_x0000_s1026" alt="Описание: http://www.innerlight.org.uk/journals/Vol23No2/devil.jpg" style="width:219.75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" filled="f" stroked="f">
                <o:lock v:ext="edit" aspectratio="t"/>
                <w10:anchorlock/>
              </v:rect>
            </w:pict>
          </mc:Fallback>
        </mc:AlternateConten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Eliphas Levi'nin 1854′de yayımlanan </w:t>
      </w:r>
      <w:r w:rsidRPr="00B80937">
        <w:rPr>
          <w:rFonts w:ascii="Arial" w:eastAsia="Times New Roman" w:hAnsi="Arial" w:cs="Arial"/>
          <w:i/>
          <w:iCs/>
          <w:color w:val="000000"/>
          <w:sz w:val="26"/>
          <w:szCs w:val="26"/>
          <w:lang w:eastAsia="ru-RU"/>
        </w:rPr>
        <w:t>"Dogme et Rituel de la Haute Magie"</w:t>
      </w:r>
      <w:r w:rsidRPr="00B80937">
        <w:rPr>
          <w:rFonts w:ascii="Arial" w:eastAsia="Times New Roman" w:hAnsi="Arial" w:cs="Arial"/>
          <w:color w:val="000000"/>
          <w:sz w:val="26"/>
          <w:szCs w:val="26"/>
          <w:lang w:eastAsia="ru-RU"/>
        </w:rPr>
        <w:t> (insanüstü Büyü Öğretisi ve Törenleri) kitabında Baphomet’i detaylı olarak anlatmaktadır. Levi’ye göre Baphomet’in kolları kabala öğretisindeki merhamet ve şiddet (yada adalet) dengesini anlatmaktaydı. Kollardan biri erkeği diğeri dişiyi simgeliyordu. Boynuzları arasında yanan meşale maddeyle ruh arasındaki dengeyi temsil ediyordu. Çirkin hayvani yüz ise günahkarın korkusunu anlatmaktaydı. Bacak arasındaki çubuk sonsuz hayat, vücudundaki pullar su, yarım daire şekli atmosfer, devamındaki tüyler ise dünyayla sonsuzluk arasındaki dönüşüm süreciydi. Göğüs ve hem kadının ve hem de erkeğinkine benzeyen kol yapısı ise insanı ve insanlığı simgelemekteydi. Levi’nin Baphomet çizimi, Tarot kartlarının 15. olan Şeytan Kartından esinlenildiği görülmektedir. Alın üzerindeki pentagramsa Levi tarafından belirginleştirilmiş ve muhtemelen insanı simgelemektedir. Aşağı işaret eden pentagram günümüzde de Şeytan Kilisesinin sembolüdür.</w:t>
      </w:r>
      <w:r w:rsidRPr="00B80937">
        <w:rPr>
          <w:rFonts w:ascii="Arial" w:eastAsia="Times New Roman" w:hAnsi="Arial" w:cs="Arial"/>
          <w:color w:val="000000"/>
          <w:sz w:val="18"/>
          <w:szCs w:val="18"/>
          <w:vertAlign w:val="superscript"/>
          <w:lang w:eastAsia="ru-RU"/>
        </w:rPr>
        <w:t>[12]</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 Bir açıklamaya göre Baphomet, Tapınakçıların gizli tutulan adını oluşturan sözcüklerin bazı harf ve hecelerinden oluşturulmuş bir tür anagramdır. 19. yüzyılın ünlü gizemci araştırmacılarından Eliphas Levi tarafından yapılmış bir yorumsal açıklama uyarınca, Templi Omnium Hominum Pacis Abbas (insanlar arasındaki barışın babasının mabedi),</w:t>
      </w:r>
      <w:r w:rsidRPr="00B80937">
        <w:rPr>
          <w:rFonts w:ascii="Arial" w:eastAsia="Times New Roman" w:hAnsi="Arial" w:cs="Arial"/>
          <w:i/>
          <w:iCs/>
          <w:color w:val="000000"/>
          <w:sz w:val="26"/>
          <w:szCs w:val="26"/>
          <w:lang w:eastAsia="ru-RU"/>
        </w:rPr>
        <w:t>"Tem. O. H. P. Ab."</w:t>
      </w:r>
      <w:r w:rsidRPr="00B80937">
        <w:rPr>
          <w:rFonts w:ascii="Arial" w:eastAsia="Times New Roman" w:hAnsi="Arial" w:cs="Arial"/>
          <w:color w:val="000000"/>
          <w:sz w:val="26"/>
          <w:szCs w:val="26"/>
          <w:lang w:eastAsia="ru-RU"/>
        </w:rPr>
        <w:t> şeklinde kısaltıldıktan sonra tersinden okunursa,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sözcüğü çıkar. </w:t>
      </w:r>
      <w:r w:rsidRPr="00B80937">
        <w:rPr>
          <w:rFonts w:ascii="Arial" w:eastAsia="Times New Roman" w:hAnsi="Arial" w:cs="Arial"/>
          <w:color w:val="000000"/>
          <w:sz w:val="18"/>
          <w:szCs w:val="18"/>
          <w:vertAlign w:val="superscript"/>
          <w:lang w:eastAsia="ru-RU"/>
        </w:rPr>
        <w:t>[13]</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Pr>
          <w:rFonts w:ascii="Arial" w:eastAsia="Times New Roman" w:hAnsi="Arial" w:cs="Arial"/>
          <w:i/>
          <w:iCs/>
          <w:noProof/>
          <w:color w:val="000000"/>
          <w:sz w:val="26"/>
          <w:szCs w:val="26"/>
          <w:lang w:eastAsia="ru-RU"/>
        </w:rPr>
        <w:lastRenderedPageBreak/>
        <w:drawing>
          <wp:inline distT="0" distB="0" distL="0" distR="0">
            <wp:extent cx="1924050" cy="2371725"/>
            <wp:effectExtent l="0" t="0" r="0" b="9525"/>
            <wp:docPr id="17" name="Рисунок 17" descr="http://i2.wp.com/vigilantcitizen.com/wp-content/uploads/2012/12/cernunos.jpg?resize=20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2.wp.com/vigilantcitizen.com/wp-content/uploads/2012/12/cernunos.jpg?resize=202,2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2371725"/>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i/>
          <w:iCs/>
          <w:color w:val="000000"/>
          <w:sz w:val="26"/>
          <w:szCs w:val="26"/>
          <w:lang w:eastAsia="ru-RU"/>
        </w:rPr>
        <w:t>"Occult Conspiracy"</w:t>
      </w:r>
      <w:r w:rsidRPr="00B80937">
        <w:rPr>
          <w:rFonts w:ascii="Arial" w:eastAsia="Times New Roman" w:hAnsi="Arial" w:cs="Arial"/>
          <w:color w:val="000000"/>
          <w:sz w:val="26"/>
          <w:szCs w:val="26"/>
          <w:lang w:eastAsia="ru-RU"/>
        </w:rPr>
        <w:t> kitabının yazarı Michael Howard'a göre Levi, birçok kitabında kullandığı Baphomet figürünü Saint Bris le Vineux'taki Tapınak binasında gördüğü canavar şeklindeki çeşmeden (Gargoyle) esinlenerek yapmıştır. Michael Howard kitabında Baphomet'i şu şekilde tarif ediyordu;</w:t>
      </w:r>
      <w:r w:rsidRPr="00B80937">
        <w:rPr>
          <w:rFonts w:ascii="Arial" w:eastAsia="Times New Roman" w:hAnsi="Arial" w:cs="Arial"/>
          <w:color w:val="000000"/>
          <w:sz w:val="26"/>
          <w:szCs w:val="26"/>
          <w:lang w:eastAsia="ru-RU"/>
        </w:rPr>
        <w:br/>
      </w:r>
      <w:r w:rsidRPr="00B80937">
        <w:rPr>
          <w:rFonts w:ascii="Arial" w:eastAsia="Times New Roman" w:hAnsi="Arial" w:cs="Arial"/>
          <w:color w:val="000000"/>
          <w:sz w:val="26"/>
          <w:szCs w:val="26"/>
          <w:lang w:eastAsia="ru-RU"/>
        </w:rPr>
        <w:br/>
      </w:r>
      <w:r w:rsidRPr="00B80937">
        <w:rPr>
          <w:rFonts w:ascii="Arial" w:eastAsia="Times New Roman" w:hAnsi="Arial" w:cs="Arial"/>
          <w:i/>
          <w:iCs/>
          <w:color w:val="000000"/>
          <w:sz w:val="26"/>
          <w:szCs w:val="26"/>
          <w:lang w:eastAsia="ru-RU"/>
        </w:rPr>
        <w:t>"Gargoyle sakal ve boynuzlarla birlikte kadın göğüsleri, kanatlar ve yarık ayaklı bir şekildeydi. Keltlerin geyik tanrısını anımsatır şekilde bağdaş kurmuş olarak oturuyordu."</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[14]</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Çok fazla bilinen bir konu olmamasına rağmen, Eliphas Levi, şeytanın sembolü olarak Baphomet'i ters çevrilmiş pentagramın içinde simgeleyen ilk kişiydi. Nesta Webster, Eliphas Levi'nin sadece Tapınakçıların Baphomet'e t</w:t>
      </w:r>
      <w:r>
        <w:rPr>
          <w:rFonts w:ascii="Arial" w:eastAsia="Times New Roman" w:hAnsi="Arial" w:cs="Arial"/>
          <w:noProof/>
          <w:color w:val="000000"/>
          <w:sz w:val="26"/>
          <w:szCs w:val="26"/>
          <w:lang w:eastAsia="ru-RU"/>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2857500" cy="2867025"/>
            <wp:effectExtent l="0" t="0" r="0" b="9525"/>
            <wp:wrapSquare wrapText="bothSides"/>
            <wp:docPr id="22" name="Рисунок 22" descr="http://img.webme.com/pic/g/gizliilimler/tem-ohp-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webme.com/pic/g/gizliilimler/tem-ohp-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937">
        <w:rPr>
          <w:rFonts w:ascii="Arial" w:eastAsia="Times New Roman" w:hAnsi="Arial" w:cs="Arial"/>
          <w:color w:val="000000"/>
          <w:sz w:val="26"/>
          <w:szCs w:val="26"/>
          <w:lang w:eastAsia="ru-RU"/>
        </w:rPr>
        <w:t>apmadıklarını, ama aynı zamanda onları izleyen bütün gizli örgütlerin de öyle yaptığı inancında olduğunu </w:t>
      </w:r>
      <w:r w:rsidRPr="00B80937">
        <w:rPr>
          <w:rFonts w:ascii="Arial" w:eastAsia="Times New Roman" w:hAnsi="Arial" w:cs="Arial"/>
          <w:i/>
          <w:iCs/>
          <w:color w:val="000000"/>
          <w:sz w:val="26"/>
          <w:szCs w:val="26"/>
          <w:lang w:eastAsia="ru-RU"/>
        </w:rPr>
        <w:t>"Secret Societies and Subversive Movements"</w:t>
      </w:r>
      <w:r w:rsidRPr="00B80937">
        <w:rPr>
          <w:rFonts w:ascii="Arial" w:eastAsia="Times New Roman" w:hAnsi="Arial" w:cs="Arial"/>
          <w:color w:val="000000"/>
          <w:sz w:val="26"/>
          <w:szCs w:val="26"/>
          <w:lang w:eastAsia="ru-RU"/>
        </w:rPr>
        <w:t> isimli eserinde şu şekilde açıklamıştı;</w:t>
      </w:r>
      <w:r w:rsidRPr="00B80937">
        <w:rPr>
          <w:rFonts w:ascii="Arial" w:eastAsia="Times New Roman" w:hAnsi="Arial" w:cs="Arial"/>
          <w:color w:val="000000"/>
          <w:sz w:val="26"/>
          <w:szCs w:val="26"/>
          <w:lang w:eastAsia="ru-RU"/>
        </w:rPr>
        <w:br/>
      </w:r>
      <w:r w:rsidRPr="00B80937">
        <w:rPr>
          <w:rFonts w:ascii="Arial" w:eastAsia="Times New Roman" w:hAnsi="Arial" w:cs="Arial"/>
          <w:color w:val="000000"/>
          <w:sz w:val="26"/>
          <w:szCs w:val="26"/>
          <w:lang w:eastAsia="ru-RU"/>
        </w:rPr>
        <w:br/>
      </w:r>
      <w:r w:rsidRPr="00B80937">
        <w:rPr>
          <w:rFonts w:ascii="Arial" w:eastAsia="Times New Roman" w:hAnsi="Arial" w:cs="Arial"/>
          <w:i/>
          <w:iCs/>
          <w:color w:val="000000"/>
          <w:sz w:val="26"/>
          <w:szCs w:val="26"/>
          <w:lang w:eastAsia="ru-RU"/>
        </w:rPr>
        <w:t>"Kabala'nın bilgisini tanımlayalım... ve Tapınakçılara zulmeden, büyücüleri yakan ve Masonları aforoz eden Kilise'nin büyük zaferi için, yüksek sesle söyleyelim; Okült bilimleri başlatanlar, bu korkunç sembole (Sabatik keçiyi) her zaman taptılar ve tapacaklar... Evet, derin bilgimizle, Tapınağın büyük üstatları Baphomet'e taptılar."</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[14]</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Satanist bir grup olan Dokuz Melek Tarikatı’nın Baphomet için yaptığı tanım ise, onun güzel bir kadın olduğu ve elinde kesilmiş, sakallı bir erkek kafası tuttuğu şeklindedir.</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 xml:space="preserve">Baphomet hakkında bilgiler veren bir diğer okültist de Aleister Crowley'di. Ordo Templi Orientis’in (O.T.O – Doğu Tapınak Tarikatı) İngiltere üstadı olarak bilinen </w:t>
      </w:r>
      <w:r w:rsidRPr="00B80937">
        <w:rPr>
          <w:rFonts w:ascii="Arial" w:eastAsia="Times New Roman" w:hAnsi="Arial" w:cs="Arial"/>
          <w:color w:val="000000"/>
          <w:sz w:val="26"/>
          <w:szCs w:val="26"/>
          <w:lang w:eastAsia="ru-RU"/>
        </w:rPr>
        <w:lastRenderedPageBreak/>
        <w:t>Crowley bir özgür mason idi ve O.T.O üstatlığı döneminde Baphomet takma ismini kullanmıştır. Crowley Baphomet’i çocuk Horus olarak nitelemiştir ve yine Aslan-Yılan olarak tanımlamıştır. Crowley’de Baphomet’in erkek-kadın ikilemine katılmakta, hatta biseksüel olduğunu iddia etmekteydi (Crowley kendisi de biseksüel idi). Crowley’e göre Baphomet, ayinlerde yer alan cinsel birleşimin sonucu olan</w:t>
      </w:r>
      <w:r w:rsidRPr="00B80937">
        <w:rPr>
          <w:rFonts w:ascii="Arial" w:eastAsia="Times New Roman" w:hAnsi="Arial" w:cs="Arial"/>
          <w:i/>
          <w:iCs/>
          <w:color w:val="000000"/>
          <w:sz w:val="26"/>
          <w:szCs w:val="26"/>
          <w:lang w:eastAsia="ru-RU"/>
        </w:rPr>
        <w:t>“Sihirli Çocuk”</w:t>
      </w:r>
      <w:r w:rsidRPr="00B80937">
        <w:rPr>
          <w:rFonts w:ascii="Arial" w:eastAsia="Times New Roman" w:hAnsi="Arial" w:cs="Arial"/>
          <w:color w:val="000000"/>
          <w:sz w:val="26"/>
          <w:szCs w:val="26"/>
          <w:lang w:eastAsia="ru-RU"/>
        </w:rPr>
        <w:t>tu ve aynı zamanda kadın ve erkeğin dengeli zıtlığıydı. Fakat Crowley Baphomet’i bu zıtlığın da ilerisinde, şehvetin kendisi olarak anlatmıştır.</w:t>
      </w:r>
      <w:r w:rsidRPr="00B80937">
        <w:rPr>
          <w:rFonts w:ascii="Arial" w:eastAsia="Times New Roman" w:hAnsi="Arial" w:cs="Arial"/>
          <w:color w:val="000000"/>
          <w:sz w:val="18"/>
          <w:szCs w:val="18"/>
          <w:vertAlign w:val="superscript"/>
          <w:lang w:eastAsia="ru-RU"/>
        </w:rPr>
        <w:t>[12]</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 keçinin üretken verimliliğiyle birleştirilen karanlık güçleri temsil eder.</w:t>
      </w:r>
      <w:r w:rsidRPr="00B80937">
        <w:rPr>
          <w:rFonts w:ascii="Arial" w:eastAsia="Times New Roman" w:hAnsi="Arial" w:cs="Arial"/>
          <w:color w:val="000000"/>
          <w:sz w:val="18"/>
          <w:szCs w:val="18"/>
          <w:vertAlign w:val="superscript"/>
          <w:lang w:eastAsia="ru-RU"/>
        </w:rPr>
        <w:t>[13]</w:t>
      </w:r>
      <w:r w:rsidRPr="00B80937">
        <w:rPr>
          <w:rFonts w:ascii="Arial" w:eastAsia="Times New Roman" w:hAnsi="Arial" w:cs="Arial"/>
          <w:color w:val="000000"/>
          <w:sz w:val="26"/>
          <w:szCs w:val="26"/>
          <w:lang w:eastAsia="ru-RU"/>
        </w:rPr>
        <w:t> Çelişkili bilgilerin sunulduğu Baphomet isminin kesin ve tek bir anlamı belirli olmamakla birlikte, </w:t>
      </w:r>
      <w:r w:rsidRPr="00B80937">
        <w:rPr>
          <w:rFonts w:ascii="Arial" w:eastAsia="Times New Roman" w:hAnsi="Arial" w:cs="Arial"/>
          <w:i/>
          <w:iCs/>
          <w:color w:val="000000"/>
          <w:sz w:val="26"/>
          <w:szCs w:val="26"/>
          <w:lang w:eastAsia="ru-RU"/>
        </w:rPr>
        <w:t>“İdrakın Babası”</w:t>
      </w:r>
      <w:r w:rsidRPr="00B80937">
        <w:rPr>
          <w:rFonts w:ascii="Arial" w:eastAsia="Times New Roman" w:hAnsi="Arial" w:cs="Arial"/>
          <w:color w:val="000000"/>
          <w:sz w:val="26"/>
          <w:szCs w:val="26"/>
          <w:lang w:eastAsia="ru-RU"/>
        </w:rPr>
        <w:t> ya da </w:t>
      </w:r>
      <w:r w:rsidRPr="00B80937">
        <w:rPr>
          <w:rFonts w:ascii="Arial" w:eastAsia="Times New Roman" w:hAnsi="Arial" w:cs="Arial"/>
          <w:i/>
          <w:iCs/>
          <w:color w:val="000000"/>
          <w:sz w:val="26"/>
          <w:szCs w:val="26"/>
          <w:lang w:eastAsia="ru-RU"/>
        </w:rPr>
        <w:t>“Bilgeliğin Babası”</w:t>
      </w:r>
      <w:r w:rsidRPr="00B80937">
        <w:rPr>
          <w:rFonts w:ascii="Arial" w:eastAsia="Times New Roman" w:hAnsi="Arial" w:cs="Arial"/>
          <w:color w:val="000000"/>
          <w:sz w:val="26"/>
          <w:szCs w:val="26"/>
          <w:lang w:eastAsia="ru-RU"/>
        </w:rPr>
        <w:t>, kabul gören karşılıklardandır.</w:t>
      </w:r>
      <w:r w:rsidRPr="00B80937">
        <w:rPr>
          <w:rFonts w:ascii="Arial" w:eastAsia="Times New Roman" w:hAnsi="Arial" w:cs="Arial"/>
          <w:color w:val="000000"/>
          <w:sz w:val="18"/>
          <w:szCs w:val="18"/>
          <w:vertAlign w:val="superscript"/>
          <w:lang w:eastAsia="ru-RU"/>
        </w:rPr>
        <w:t>[16]</w:t>
      </w:r>
      <w:r w:rsidRPr="00B80937">
        <w:rPr>
          <w:rFonts w:ascii="Arial" w:eastAsia="Times New Roman" w:hAnsi="Arial" w:cs="Arial"/>
          <w:color w:val="000000"/>
          <w:sz w:val="26"/>
          <w:szCs w:val="26"/>
          <w:lang w:eastAsia="ru-RU"/>
        </w:rPr>
        <w:t> Buna aynı zamanda </w:t>
      </w:r>
      <w:r w:rsidRPr="00B80937">
        <w:rPr>
          <w:rFonts w:ascii="Arial" w:eastAsia="Times New Roman" w:hAnsi="Arial" w:cs="Arial"/>
          <w:i/>
          <w:iCs/>
          <w:color w:val="000000"/>
          <w:sz w:val="26"/>
          <w:szCs w:val="26"/>
          <w:lang w:eastAsia="ru-RU"/>
        </w:rPr>
        <w:t>"Günah Keçisi"</w:t>
      </w:r>
      <w:r w:rsidRPr="00B80937">
        <w:rPr>
          <w:rFonts w:ascii="Arial" w:eastAsia="Times New Roman" w:hAnsi="Arial" w:cs="Arial"/>
          <w:color w:val="000000"/>
          <w:sz w:val="26"/>
          <w:szCs w:val="26"/>
          <w:lang w:eastAsia="ru-RU"/>
        </w:rPr>
        <w:t> de denilmiştir. Bu "Günah Keçisi" anlayışı veya kavramı da Tevrat'tan alınmıştır.</w:t>
      </w:r>
      <w:r w:rsidRPr="00B80937">
        <w:rPr>
          <w:rFonts w:ascii="Arial" w:eastAsia="Times New Roman" w:hAnsi="Arial" w:cs="Arial"/>
          <w:color w:val="000000"/>
          <w:sz w:val="18"/>
          <w:szCs w:val="18"/>
          <w:vertAlign w:val="superscript"/>
          <w:lang w:eastAsia="ru-RU"/>
        </w:rPr>
        <w:t>[15]</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2857500" cy="3181350"/>
            <wp:effectExtent l="0" t="0" r="0" b="0"/>
            <wp:docPr id="16" name="Рисунок 16" descr="http://4.bp.blogspot.com/_6PAjBrIvUBs/S_fk93fPlDI/AAAAAAAAAZ4/ww72wcjBIAY/s1600/Astar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6PAjBrIvUBs/S_fk93fPlDI/AAAAAAAAAZ4/ww72wcjBIAY/s1600/Astaroth.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0" cy="318135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Baphomet'in ileri sürülen fiziksel özellikleri, ya Maufe'ye (Kuzey Avrupa folkloruna ait bir cin), ya da eski kilise reliklerine bağlanabilir.</w:t>
      </w:r>
      <w:r w:rsidRPr="00B80937">
        <w:rPr>
          <w:rFonts w:ascii="Arial" w:eastAsia="Times New Roman" w:hAnsi="Arial" w:cs="Arial"/>
          <w:color w:val="000000"/>
          <w:sz w:val="18"/>
          <w:szCs w:val="18"/>
          <w:vertAlign w:val="superscript"/>
          <w:lang w:eastAsia="ru-RU"/>
        </w:rPr>
        <w:t>[17]</w:t>
      </w:r>
      <w:r w:rsidRPr="00B80937">
        <w:rPr>
          <w:rFonts w:ascii="Arial" w:eastAsia="Times New Roman" w:hAnsi="Arial" w:cs="Arial"/>
          <w:color w:val="000000"/>
          <w:sz w:val="26"/>
          <w:szCs w:val="26"/>
          <w:lang w:eastAsia="ru-RU"/>
        </w:rPr>
        <w:t> Ezoterik yazarlara göre bu cin, Hz. Süleyman'a yardım eden cinin ta kendisidir. Kuran'da ondan şöyle bahsedilir:</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i/>
          <w:iCs/>
          <w:color w:val="000000"/>
          <w:sz w:val="26"/>
          <w:szCs w:val="26"/>
          <w:lang w:eastAsia="ru-RU"/>
        </w:rPr>
        <w:t>"Kitaptan (Allah tarafından verilmiş) bir ilmi olan kimse ise: Gözünü açıp kapamadan ben onu sana getiririm, dedi. (Süleyman) onu (melikenin tahtını) yanıbaşına yerleşmiş olarak görünce: Bu, dedi, şükür mü edeceğim, yoksa nankörlük mü edeceğim diye beni sınamak üzere Rabbimin (gösterdiği) lütfundandır. Şükreden Fakat kendisi için şükretmiş olur, nankörlük edene gelince, o bilsin ki, Rabbimin hiçbir şeye ihtiyacı yoktur, çok kerem sahibidir."</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[18]</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Ian Wilson, </w:t>
      </w:r>
      <w:r w:rsidRPr="00B80937">
        <w:rPr>
          <w:rFonts w:ascii="Arial" w:eastAsia="Times New Roman" w:hAnsi="Arial" w:cs="Arial"/>
          <w:i/>
          <w:iCs/>
          <w:color w:val="000000"/>
          <w:sz w:val="26"/>
          <w:szCs w:val="26"/>
          <w:lang w:eastAsia="ru-RU"/>
        </w:rPr>
        <w:t>"The Shroud of Turin"</w:t>
      </w:r>
      <w:r w:rsidRPr="00B80937">
        <w:rPr>
          <w:rFonts w:ascii="Arial" w:eastAsia="Times New Roman" w:hAnsi="Arial" w:cs="Arial"/>
          <w:color w:val="000000"/>
          <w:sz w:val="26"/>
          <w:szCs w:val="26"/>
          <w:lang w:eastAsia="ru-RU"/>
        </w:rPr>
        <w:t> adlı eserinde de şöyle der:</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i/>
          <w:iCs/>
          <w:color w:val="000000"/>
          <w:sz w:val="26"/>
          <w:szCs w:val="26"/>
          <w:lang w:eastAsia="ru-RU"/>
        </w:rPr>
        <w:t xml:space="preserve">"Korkunç yüzü ve dağınık sakalları olan bir cin şeklinde tarif edildiğine bakılırsa, bu putun Asmodeus'u (tapınağın yapımında Süleyman'a yardım eden koruyucu </w:t>
      </w:r>
      <w:r w:rsidRPr="00B80937">
        <w:rPr>
          <w:rFonts w:ascii="Arial" w:eastAsia="Times New Roman" w:hAnsi="Arial" w:cs="Arial"/>
          <w:i/>
          <w:iCs/>
          <w:color w:val="000000"/>
          <w:sz w:val="26"/>
          <w:szCs w:val="26"/>
          <w:lang w:eastAsia="ru-RU"/>
        </w:rPr>
        <w:lastRenderedPageBreak/>
        <w:t>cin) temsil ettiği söylenebilir. Rennes Le Chateau'da bulunan köy kilisesinin kapısında da Asmodeus'un bir heykeli mevcuttur."</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[19]</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Baphomet'in kimliği hakkında bir başka ipucu da, Yuhanna İnciline göre, İsa'nın cenazesine baharat getiren Nicodemus'la ilgilidir. </w:t>
      </w:r>
      <w:r w:rsidRPr="00B80937">
        <w:rPr>
          <w:rFonts w:ascii="Arial" w:eastAsia="Times New Roman" w:hAnsi="Arial" w:cs="Arial"/>
          <w:i/>
          <w:iCs/>
          <w:color w:val="000000"/>
          <w:sz w:val="26"/>
          <w:szCs w:val="26"/>
          <w:lang w:eastAsia="ru-RU"/>
        </w:rPr>
        <w:t>"Evangelum Nicodemi"</w:t>
      </w:r>
      <w:r w:rsidRPr="00B80937">
        <w:rPr>
          <w:rFonts w:ascii="Arial" w:eastAsia="Times New Roman" w:hAnsi="Arial" w:cs="Arial"/>
          <w:color w:val="000000"/>
          <w:sz w:val="26"/>
          <w:szCs w:val="26"/>
          <w:lang w:eastAsia="ru-RU"/>
        </w:rPr>
        <w:t>de (Nicodemus İncili, 4. yüzyıl), İsa lehine tanıklık eden Yahudilerin yöneticisi olarak da adı geçer Nicodemus'un. Chretien'in Perceval isimli eserinin birinci devam extrapolation'unda Arimathea'lı Josephus'la Nicodemus'un beraberce İngiltere'ye kaçışları anlatılır ve şöyle der: </w:t>
      </w:r>
      <w:r w:rsidRPr="00B80937">
        <w:rPr>
          <w:rFonts w:ascii="Arial" w:eastAsia="Times New Roman" w:hAnsi="Arial" w:cs="Arial"/>
          <w:color w:val="000000"/>
          <w:sz w:val="18"/>
          <w:szCs w:val="18"/>
          <w:vertAlign w:val="superscript"/>
          <w:lang w:eastAsia="ru-RU"/>
        </w:rPr>
        <w:t>[20]</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i/>
          <w:iCs/>
          <w:color w:val="000000"/>
          <w:sz w:val="26"/>
          <w:szCs w:val="26"/>
          <w:lang w:eastAsia="ru-RU"/>
        </w:rPr>
        <w:t>"Nicodemus, çarmıhta acı çekerken gördüğü haline uygun olarak, İsa'yı temsil eden bir kafa heykeli yapmıştı. Eminim ki, bu heykelin yapımına Tanrı'nın eli de karışmıştı; çünkü, bu kafa asla bir insan tarafından yaratılmış olamazdı."</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[21]</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333750" cy="3105150"/>
            <wp:effectExtent l="0" t="0" r="0" b="0"/>
            <wp:docPr id="15" name="Рисунок 15" descr="http://static.tumblr.com/4e0lukt/yfWkuazwr/bapho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umblr.com/4e0lukt/yfWkuazwr/baphom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3105150"/>
                    </a:xfrm>
                    <a:prstGeom prst="rect">
                      <a:avLst/>
                    </a:prstGeom>
                    <a:noFill/>
                    <a:ln>
                      <a:noFill/>
                    </a:ln>
                  </pic:spPr>
                </pic:pic>
              </a:graphicData>
            </a:graphic>
          </wp:inline>
        </w:drawing>
      </w:r>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rFonts w:ascii="Arial" w:eastAsia="Times New Roman" w:hAnsi="Arial" w:cs="Arial"/>
          <w:b/>
          <w:bCs/>
          <w:color w:val="3B5998"/>
          <w:sz w:val="30"/>
          <w:szCs w:val="30"/>
          <w:lang w:eastAsia="ru-RU"/>
        </w:rPr>
      </w:pPr>
      <w:r w:rsidRPr="00B80937">
        <w:rPr>
          <w:rFonts w:ascii="Arial" w:eastAsia="Times New Roman" w:hAnsi="Arial" w:cs="Arial"/>
          <w:b/>
          <w:bCs/>
          <w:color w:val="3B5998"/>
          <w:sz w:val="30"/>
          <w:szCs w:val="30"/>
          <w:lang w:eastAsia="ru-RU"/>
        </w:rPr>
        <w:t>Baphomet ve Paladistler</w:t>
      </w:r>
    </w:p>
    <w:p w:rsidR="00B80937" w:rsidRPr="00B80937" w:rsidRDefault="00B80937" w:rsidP="00B80937">
      <w:pPr>
        <w:shd w:val="clear" w:color="auto" w:fill="F0F8FF"/>
        <w:spacing w:before="100" w:beforeAutospacing="1" w:after="100" w:afterAutospacing="1" w:line="240" w:lineRule="auto"/>
        <w:rPr>
          <w:rFonts w:ascii="Arial" w:eastAsia="Times New Roman" w:hAnsi="Arial" w:cs="Arial"/>
          <w:color w:val="000000"/>
          <w:sz w:val="26"/>
          <w:szCs w:val="26"/>
          <w:lang w:eastAsia="ru-RU"/>
        </w:rPr>
      </w:pPr>
      <w:r w:rsidRPr="00B80937">
        <w:rPr>
          <w:rFonts w:ascii="Arial" w:eastAsia="Times New Roman" w:hAnsi="Arial" w:cs="Arial"/>
          <w:color w:val="000000"/>
          <w:sz w:val="26"/>
          <w:szCs w:val="26"/>
          <w:lang w:eastAsia="ru-RU"/>
        </w:rPr>
        <w:t>Paladistler, Paladiumdan, yani Palas Athena’nın, Truva’nın güvenliğini sağlayan heykelinden türetilmiştir. Paladistlerin bu heykele, diğer bir adıyla Baphomet'e saygı gösterdikleri ifade edilmiştir.</w:t>
      </w:r>
      <w:r w:rsidRPr="00B80937">
        <w:rPr>
          <w:rFonts w:ascii="Arial" w:eastAsia="Times New Roman" w:hAnsi="Arial" w:cs="Arial"/>
          <w:color w:val="000000"/>
          <w:sz w:val="18"/>
          <w:szCs w:val="18"/>
          <w:vertAlign w:val="superscript"/>
          <w:lang w:eastAsia="ru-RU"/>
        </w:rPr>
        <w:t>[13]</w:t>
      </w:r>
    </w:p>
    <w:p w:rsidR="00B80937" w:rsidRPr="00B80937" w:rsidRDefault="00B80937" w:rsidP="00B80937">
      <w:pPr>
        <w:shd w:val="clear" w:color="auto" w:fill="F0F8FF"/>
        <w:spacing w:before="100" w:beforeAutospacing="1" w:after="100" w:afterAutospacing="1" w:line="240" w:lineRule="auto"/>
        <w:rPr>
          <w:ins w:id="1" w:author="Unknown"/>
          <w:rFonts w:ascii="Arial" w:eastAsia="Times New Roman" w:hAnsi="Arial" w:cs="Arial"/>
          <w:color w:val="000000"/>
          <w:sz w:val="26"/>
          <w:szCs w:val="26"/>
          <w:lang w:eastAsia="ru-RU"/>
        </w:rPr>
      </w:pPr>
      <w:ins w:id="2" w:author="Unknown">
        <w:r w:rsidRPr="00B80937">
          <w:rPr>
            <w:rFonts w:ascii="Arial" w:eastAsia="Times New Roman" w:hAnsi="Arial" w:cs="Arial"/>
            <w:color w:val="000000"/>
            <w:sz w:val="26"/>
            <w:szCs w:val="26"/>
            <w:lang w:eastAsia="ru-RU"/>
          </w:rPr>
          <w:t>Anlatılanlara göre Paladium, Eski Yunan ve Roma’da Pallas’ın bir putudur. O, Titanlar’dan veya devlerden biri ve Atinalıların bir kahramanı gibi düşünülmüştür. Yunanlılar Pallas’ı Athena, Romalılar da Minerva'yla özdeşleştirmişlerdir. Bu heykelin, Troy’un kurucusu Ilus tarafından yapılan bir duaya cevaben gökten inmiş olduğu farz edilmiştir. Heykel, Diomedes tarafından çalınıp da Troy’dan götürülünceye kadar Troy, Yunanlılar tarafından ele geçirilememiştir. Sonunda onun Roma’ya ulaştığı ve Vesta tapınağında saklandığı kabul edilmiştir. Paladistler’in işte bu heykele, diğer bir adıyla Baphomet’e saygı gösterdikleri ifade edilmiştir.</w:t>
        </w:r>
        <w:r w:rsidRPr="00B80937">
          <w:rPr>
            <w:rFonts w:ascii="Arial" w:eastAsia="Times New Roman" w:hAnsi="Arial" w:cs="Arial"/>
            <w:color w:val="000000"/>
            <w:sz w:val="18"/>
            <w:szCs w:val="18"/>
            <w:vertAlign w:val="superscript"/>
            <w:lang w:eastAsia="ru-RU"/>
          </w:rPr>
          <w:t>[22]</w:t>
        </w:r>
        <w:r w:rsidRPr="00B80937">
          <w:rPr>
            <w:rFonts w:ascii="Arial" w:eastAsia="Times New Roman" w:hAnsi="Arial" w:cs="Arial"/>
            <w:color w:val="000000"/>
            <w:sz w:val="26"/>
            <w:szCs w:val="26"/>
            <w:lang w:eastAsia="ru-RU"/>
          </w:rPr>
          <w:t> Şeytanı temsil ettiği söylenen ve satanik keçi suretinde gösterilen bu puta daha sonraki yıllarda satanistler tarafından saygı gösterilmiş </w:t>
        </w:r>
        <w:r w:rsidRPr="00B80937">
          <w:rPr>
            <w:rFonts w:ascii="Arial" w:eastAsia="Times New Roman" w:hAnsi="Arial" w:cs="Arial"/>
            <w:color w:val="000000"/>
            <w:sz w:val="18"/>
            <w:szCs w:val="18"/>
            <w:vertAlign w:val="superscript"/>
            <w:lang w:eastAsia="ru-RU"/>
          </w:rPr>
          <w:t>[13]</w:t>
        </w:r>
        <w:r w:rsidRPr="00B80937">
          <w:rPr>
            <w:rFonts w:ascii="Arial" w:eastAsia="Times New Roman" w:hAnsi="Arial" w:cs="Arial"/>
            <w:color w:val="000000"/>
            <w:sz w:val="26"/>
            <w:szCs w:val="26"/>
            <w:lang w:eastAsia="ru-RU"/>
          </w:rPr>
          <w:t xml:space="preserve">  ve aynı zamanda Baphomet’in amuleti, Şeytan’ın bir tılsımı olarak </w:t>
        </w:r>
        <w:r w:rsidRPr="00B80937">
          <w:rPr>
            <w:rFonts w:ascii="Arial" w:eastAsia="Times New Roman" w:hAnsi="Arial" w:cs="Arial"/>
            <w:color w:val="000000"/>
            <w:sz w:val="26"/>
            <w:szCs w:val="26"/>
            <w:lang w:eastAsia="ru-RU"/>
          </w:rPr>
          <w:lastRenderedPageBreak/>
          <w:t>kabul edilmiştir.</w:t>
        </w:r>
        <w:r w:rsidRPr="00B80937">
          <w:rPr>
            <w:rFonts w:ascii="Arial" w:eastAsia="Times New Roman" w:hAnsi="Arial" w:cs="Arial"/>
            <w:color w:val="000000"/>
            <w:sz w:val="18"/>
            <w:szCs w:val="18"/>
            <w:vertAlign w:val="superscript"/>
            <w:lang w:eastAsia="ru-RU"/>
          </w:rPr>
          <w:t>[22]</w:t>
        </w:r>
        <w:r w:rsidRPr="00B80937">
          <w:rPr>
            <w:rFonts w:ascii="Arial" w:eastAsia="Times New Roman" w:hAnsi="Arial" w:cs="Arial"/>
            <w:color w:val="000000"/>
            <w:sz w:val="26"/>
            <w:szCs w:val="26"/>
            <w:lang w:eastAsia="ru-RU"/>
          </w:rPr>
          <w:t> Satanistler tarafından bir tılsım olarak kabul edilen ve keçi kafası ile sembolize edilen Baphomet sembolü, özellikle vaftiz edilen kimseler ve bazı Satanistler tarafından bir muska olarak da boyunlarına takılmaktadır.</w:t>
        </w:r>
        <w:r w:rsidRPr="00B80937">
          <w:rPr>
            <w:rFonts w:ascii="Arial" w:eastAsia="Times New Roman" w:hAnsi="Arial" w:cs="Arial"/>
            <w:color w:val="000000"/>
            <w:sz w:val="18"/>
            <w:szCs w:val="18"/>
            <w:vertAlign w:val="superscript"/>
            <w:lang w:eastAsia="ru-RU"/>
          </w:rPr>
          <w:t>[23][15]</w:t>
        </w:r>
      </w:ins>
    </w:p>
    <w:p w:rsidR="00B80937" w:rsidRPr="00B80937" w:rsidRDefault="00B80937" w:rsidP="00B80937">
      <w:pPr>
        <w:shd w:val="clear" w:color="auto" w:fill="F0F8FF"/>
        <w:spacing w:before="100" w:beforeAutospacing="1" w:after="100" w:afterAutospacing="1" w:line="240" w:lineRule="auto"/>
        <w:rPr>
          <w:ins w:id="3"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505200" cy="5219700"/>
            <wp:effectExtent l="0" t="0" r="0" b="0"/>
            <wp:docPr id="14" name="Рисунок 14" descr="http://img.webme.com/pic/g/gizliilimler/baphom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webme.com/pic/g/gizliilimler/baphome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5219700"/>
                    </a:xfrm>
                    <a:prstGeom prst="rect">
                      <a:avLst/>
                    </a:prstGeom>
                    <a:noFill/>
                    <a:ln>
                      <a:noFill/>
                    </a:ln>
                  </pic:spPr>
                </pic:pic>
              </a:graphicData>
            </a:graphic>
          </wp:inline>
        </w:drawing>
      </w:r>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ins w:id="4" w:author="Unknown"/>
          <w:rFonts w:ascii="Arial" w:eastAsia="Times New Roman" w:hAnsi="Arial" w:cs="Arial"/>
          <w:b/>
          <w:bCs/>
          <w:color w:val="3B5998"/>
          <w:sz w:val="30"/>
          <w:szCs w:val="30"/>
          <w:lang w:eastAsia="ru-RU"/>
        </w:rPr>
      </w:pPr>
      <w:ins w:id="5" w:author="Unknown">
        <w:r w:rsidRPr="00B80937">
          <w:rPr>
            <w:rFonts w:ascii="Arial" w:eastAsia="Times New Roman" w:hAnsi="Arial" w:cs="Arial"/>
            <w:b/>
            <w:bCs/>
            <w:color w:val="3B5998"/>
            <w:sz w:val="30"/>
            <w:szCs w:val="30"/>
            <w:lang w:eastAsia="ru-RU"/>
          </w:rPr>
          <w:t>Templiers (Ordre Religieux, Tapınak Şövalyeleri) ve Baphomet</w:t>
        </w:r>
      </w:ins>
    </w:p>
    <w:p w:rsidR="00B80937" w:rsidRPr="00B80937" w:rsidRDefault="00B80937" w:rsidP="00B80937">
      <w:pPr>
        <w:shd w:val="clear" w:color="auto" w:fill="F0F8FF"/>
        <w:spacing w:before="100" w:beforeAutospacing="1" w:after="100" w:afterAutospacing="1" w:line="240" w:lineRule="auto"/>
        <w:rPr>
          <w:ins w:id="6" w:author="Unknown"/>
          <w:rFonts w:ascii="Arial" w:eastAsia="Times New Roman" w:hAnsi="Arial" w:cs="Arial"/>
          <w:color w:val="000000"/>
          <w:sz w:val="26"/>
          <w:szCs w:val="26"/>
          <w:lang w:eastAsia="ru-RU"/>
        </w:rPr>
      </w:pPr>
      <w:ins w:id="7" w:author="Unknown">
        <w:r w:rsidRPr="00B80937">
          <w:rPr>
            <w:rFonts w:ascii="Arial" w:eastAsia="Times New Roman" w:hAnsi="Arial" w:cs="Arial"/>
            <w:color w:val="000000"/>
            <w:sz w:val="26"/>
            <w:szCs w:val="26"/>
            <w:lang w:eastAsia="ru-RU"/>
          </w:rPr>
          <w:t>Templiers, Hıristiyan tarikatlarından İslam'ın tesirinde en çok kaldığı sayılan tarikattır. Bu dini-askeri tarikat, Kudüs'te kurulmuştur. Tarikatın kurucuları Fransız şövalyelerinden bir grup olup, gayeleri Filistin'deki Hıristiyan kutsal yerleri ile o yerleri ziyarete gelen Hıristiyanları Müslümanlara karşı savunmaktı. Tarikatın başında bir </w:t>
        </w:r>
        <w:r w:rsidRPr="00B80937">
          <w:rPr>
            <w:rFonts w:ascii="Arial" w:eastAsia="Times New Roman" w:hAnsi="Arial" w:cs="Arial"/>
            <w:i/>
            <w:iCs/>
            <w:color w:val="000000"/>
            <w:sz w:val="26"/>
            <w:szCs w:val="26"/>
            <w:lang w:eastAsia="ru-RU"/>
          </w:rPr>
          <w:t>"Büyük usta"</w:t>
        </w:r>
        <w:r w:rsidRPr="00B80937">
          <w:rPr>
            <w:rFonts w:ascii="Arial" w:eastAsia="Times New Roman" w:hAnsi="Arial" w:cs="Arial"/>
            <w:color w:val="000000"/>
            <w:sz w:val="26"/>
            <w:szCs w:val="26"/>
            <w:lang w:eastAsia="ru-RU"/>
          </w:rPr>
          <w:t> (Grand Maitre) bulunuyordu. Teşkilat, doğrudan doğruya Papa'ya bağlıydı. İ'emplierler, Haçlıların son muhkem yeri olan Akka'yı İslam orduları ele geçirince  Kıbrıs'a taşındılar. Ellerindeki zengin hazinelere sahip olmak isteyen birçok düşmanları türedi. Sapık inanışlara sahip oldukları iddiasıyla gizli ayinlerinde İsa Mesih'i inkar, haç üzerine, 3 defa tükürme,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adlı puta tapma ve çeşitli ahlaksızlıklar suçlamasıyla </w:t>
        </w:r>
        <w:r w:rsidRPr="00B80937">
          <w:rPr>
            <w:rFonts w:ascii="Arial" w:eastAsia="Times New Roman" w:hAnsi="Arial" w:cs="Arial"/>
            <w:i/>
            <w:iCs/>
            <w:color w:val="000000"/>
            <w:sz w:val="26"/>
            <w:szCs w:val="26"/>
            <w:lang w:eastAsia="ru-RU"/>
          </w:rPr>
          <w:t>"Büyük ustaları"</w:t>
        </w:r>
        <w:r w:rsidRPr="00B80937">
          <w:rPr>
            <w:rFonts w:ascii="Arial" w:eastAsia="Times New Roman" w:hAnsi="Arial" w:cs="Arial"/>
            <w:color w:val="000000"/>
            <w:sz w:val="26"/>
            <w:szCs w:val="26"/>
            <w:lang w:eastAsia="ru-RU"/>
          </w:rPr>
          <w:t xml:space="preserve">, Kral Filip'in emriyle tutuklanıp engizisyon mahkemesinde sorguya çekildi ve 1310 yılında 54 kişi ile birlikte işkencelere </w:t>
        </w:r>
        <w:r w:rsidRPr="00B80937">
          <w:rPr>
            <w:rFonts w:ascii="Arial" w:eastAsia="Times New Roman" w:hAnsi="Arial" w:cs="Arial"/>
            <w:color w:val="000000"/>
            <w:sz w:val="26"/>
            <w:szCs w:val="26"/>
            <w:lang w:eastAsia="ru-RU"/>
          </w:rPr>
          <w:lastRenderedPageBreak/>
          <w:t>maruz bırakıldı ve sonunda dinden sapma. iddiasıyla (heretique) diri diri ateşte yakıldı.</w:t>
        </w:r>
        <w:r w:rsidRPr="00B80937">
          <w:rPr>
            <w:rFonts w:ascii="Arial" w:eastAsia="Times New Roman" w:hAnsi="Arial" w:cs="Arial"/>
            <w:color w:val="000000"/>
            <w:sz w:val="18"/>
            <w:szCs w:val="18"/>
            <w:vertAlign w:val="superscript"/>
            <w:lang w:eastAsia="ru-RU"/>
          </w:rPr>
          <w:t>[24]</w:t>
        </w:r>
      </w:ins>
    </w:p>
    <w:p w:rsidR="00B80937" w:rsidRPr="00B80937" w:rsidRDefault="00B80937" w:rsidP="00B80937">
      <w:pPr>
        <w:shd w:val="clear" w:color="auto" w:fill="F0F8FF"/>
        <w:spacing w:before="100" w:beforeAutospacing="1" w:after="100" w:afterAutospacing="1" w:line="240" w:lineRule="auto"/>
        <w:rPr>
          <w:ins w:id="8" w:author="Unknown"/>
          <w:rFonts w:ascii="Arial" w:eastAsia="Times New Roman" w:hAnsi="Arial" w:cs="Arial"/>
          <w:color w:val="000000"/>
          <w:sz w:val="26"/>
          <w:szCs w:val="26"/>
          <w:lang w:eastAsia="ru-RU"/>
        </w:rPr>
      </w:pPr>
      <w:ins w:id="9" w:author="Unknown">
        <w:r w:rsidRPr="00B80937">
          <w:rPr>
            <w:rFonts w:ascii="Arial" w:eastAsia="Times New Roman" w:hAnsi="Arial" w:cs="Arial"/>
            <w:color w:val="000000"/>
            <w:sz w:val="26"/>
            <w:szCs w:val="26"/>
            <w:lang w:eastAsia="ru-RU"/>
          </w:rPr>
          <w:t>13 Ekim 1307 Cuma tasfiyesinin ardından, işkence altında, Baphomet adındaki bir varlığı da kapsayan gizli törenler yaptıkları ve görünüşe göre onlarla konu an ve büyülü güçler veren sakallı bir erkek başının önünde secdelere kapandıkları gibi kapsamlı itiraflar kaydedildi.</w:t>
        </w:r>
        <w:r w:rsidRPr="00B80937">
          <w:rPr>
            <w:rFonts w:ascii="Arial" w:eastAsia="Times New Roman" w:hAnsi="Arial" w:cs="Arial"/>
            <w:color w:val="000000"/>
            <w:sz w:val="18"/>
            <w:szCs w:val="18"/>
            <w:vertAlign w:val="superscript"/>
            <w:lang w:eastAsia="ru-RU"/>
          </w:rPr>
          <w:t>[16]</w:t>
        </w:r>
        <w:r w:rsidRPr="00B80937">
          <w:rPr>
            <w:rFonts w:ascii="Arial" w:eastAsia="Times New Roman" w:hAnsi="Arial" w:cs="Arial"/>
            <w:color w:val="000000"/>
            <w:sz w:val="26"/>
            <w:szCs w:val="26"/>
            <w:lang w:eastAsia="ru-RU"/>
          </w:rPr>
          <w:t> Sorgudan geçirilen bazı tapınakçılar kendi aralarında yaptıkları törenler sırasında bir tür idole tapındıklarını itiraf etmişler, bunun ne olduğu ilk başta anlaşılmamış olsa da, sorgulamalar devam ettikçe tapınak şövalyelerinin açık açık şeytana taptıkları ortaya çıkmıştır. Tapınakçıların taptıkları put, daha sonra Şeytan Kilisesi'nin de sembolü olacak olan Baphomet adlı keçi başlı şeytanın sembolik figürüdür. Peter Underwood tarafından yazılan </w:t>
        </w:r>
        <w:r w:rsidRPr="00B80937">
          <w:rPr>
            <w:rFonts w:ascii="Arial" w:eastAsia="Times New Roman" w:hAnsi="Arial" w:cs="Arial"/>
            <w:i/>
            <w:iCs/>
            <w:color w:val="000000"/>
            <w:sz w:val="26"/>
            <w:szCs w:val="26"/>
            <w:lang w:eastAsia="ru-RU"/>
          </w:rPr>
          <w:t>"Ökült ve Doğaüstü"</w:t>
        </w:r>
        <w:r w:rsidRPr="00B80937">
          <w:rPr>
            <w:rFonts w:ascii="Arial" w:eastAsia="Times New Roman" w:hAnsi="Arial" w:cs="Arial"/>
            <w:color w:val="000000"/>
            <w:sz w:val="26"/>
            <w:szCs w:val="26"/>
            <w:lang w:eastAsia="ru-RU"/>
          </w:rPr>
          <w:t> sözlüğünde Baphomet terimi şu şekilde açıklanmaktadır:</w:t>
        </w:r>
      </w:ins>
    </w:p>
    <w:p w:rsidR="00B80937" w:rsidRPr="00B80937" w:rsidRDefault="00B80937" w:rsidP="00B80937">
      <w:pPr>
        <w:shd w:val="clear" w:color="auto" w:fill="F0F8FF"/>
        <w:spacing w:before="100" w:beforeAutospacing="1" w:after="100" w:afterAutospacing="1" w:line="240" w:lineRule="auto"/>
        <w:rPr>
          <w:ins w:id="10" w:author="Unknown"/>
          <w:rFonts w:ascii="Arial" w:eastAsia="Times New Roman" w:hAnsi="Arial" w:cs="Arial"/>
          <w:color w:val="000000"/>
          <w:sz w:val="26"/>
          <w:szCs w:val="26"/>
          <w:lang w:eastAsia="ru-RU"/>
        </w:rPr>
      </w:pPr>
      <w:ins w:id="11" w:author="Unknown">
        <w:r w:rsidRPr="00B80937">
          <w:rPr>
            <w:rFonts w:ascii="Arial" w:eastAsia="Times New Roman" w:hAnsi="Arial" w:cs="Arial"/>
            <w:i/>
            <w:iCs/>
            <w:color w:val="000000"/>
            <w:sz w:val="26"/>
            <w:szCs w:val="26"/>
            <w:lang w:eastAsia="ru-RU"/>
          </w:rPr>
          <w:t>"Baphomet, tapınak şövalyelerinin tapındığı tanrıydı ve kara büyüde kötülüklerin kaynağı ve yaratıcısıydı; Sabbath cadılarının satanik keçisiydi..."</w:t>
        </w:r>
      </w:ins>
    </w:p>
    <w:p w:rsidR="00B80937" w:rsidRPr="00B80937" w:rsidRDefault="00B80937" w:rsidP="00B80937">
      <w:pPr>
        <w:shd w:val="clear" w:color="auto" w:fill="F0F8FF"/>
        <w:spacing w:before="100" w:beforeAutospacing="1" w:after="100" w:afterAutospacing="1" w:line="240" w:lineRule="auto"/>
        <w:rPr>
          <w:ins w:id="12" w:author="Unknown"/>
          <w:rFonts w:ascii="Arial" w:eastAsia="Times New Roman" w:hAnsi="Arial" w:cs="Arial"/>
          <w:color w:val="000000"/>
          <w:sz w:val="26"/>
          <w:szCs w:val="26"/>
          <w:lang w:eastAsia="ru-RU"/>
        </w:rPr>
      </w:pPr>
      <w:ins w:id="13" w:author="Unknown">
        <w:r w:rsidRPr="00B80937">
          <w:rPr>
            <w:rFonts w:ascii="Arial" w:eastAsia="Times New Roman" w:hAnsi="Arial" w:cs="Arial"/>
            <w:color w:val="000000"/>
            <w:sz w:val="26"/>
            <w:szCs w:val="26"/>
            <w:lang w:eastAsia="ru-RU"/>
          </w:rPr>
          <w:t>Tapınakçıların hemen hepsi, sorgu sırasında Baphomet'ten bahsetmiş ve ona taptıklarını itiraf etmişlerdir.</w:t>
        </w:r>
        <w:r w:rsidRPr="00B80937">
          <w:rPr>
            <w:rFonts w:ascii="Arial" w:eastAsia="Times New Roman" w:hAnsi="Arial" w:cs="Arial"/>
            <w:color w:val="000000"/>
            <w:sz w:val="18"/>
            <w:szCs w:val="18"/>
            <w:vertAlign w:val="superscript"/>
            <w:lang w:eastAsia="ru-RU"/>
          </w:rPr>
          <w:t>[25]</w:t>
        </w:r>
        <w:r w:rsidRPr="00B80937">
          <w:rPr>
            <w:rFonts w:ascii="Arial" w:eastAsia="Times New Roman" w:hAnsi="Arial" w:cs="Arial"/>
            <w:color w:val="000000"/>
            <w:sz w:val="26"/>
            <w:szCs w:val="26"/>
            <w:lang w:eastAsia="ru-RU"/>
          </w:rPr>
          <w:t> Bu itirafların baskı altında edilmiş olması da muhtemeldir.</w:t>
        </w:r>
        <w:r w:rsidRPr="00B80937">
          <w:rPr>
            <w:rFonts w:ascii="Arial" w:eastAsia="Times New Roman" w:hAnsi="Arial" w:cs="Arial"/>
            <w:color w:val="000000"/>
            <w:sz w:val="18"/>
            <w:szCs w:val="18"/>
            <w:vertAlign w:val="superscript"/>
            <w:lang w:eastAsia="ru-RU"/>
          </w:rPr>
          <w:t>[26]</w:t>
        </w:r>
        <w:r w:rsidRPr="00B80937">
          <w:rPr>
            <w:rFonts w:ascii="Arial" w:eastAsia="Times New Roman" w:hAnsi="Arial" w:cs="Arial"/>
            <w:color w:val="000000"/>
            <w:sz w:val="26"/>
            <w:szCs w:val="26"/>
            <w:lang w:eastAsia="ru-RU"/>
          </w:rPr>
          <w:t> Bu putu, uzun bir sakal ve parlak gözlere sahip korkutucu bir insan başı olarak tarif etmişler, bunun yanı sıra kedi ve kurukafa putlarından da bahsetmişlerdir. Ortak görüş ise bu putların genel olarak şeytan ve şeytana tapınmayı temsil ettiği yönündedir. Tapınak şövalyelerinin taptıkları Baphomet isimli şeytan, o tarihten bugüne kadar şeytana tapmanın sembolü haline gelmiştir. Günümüze Baphomet ile ilgili en ayrıntılı bilgi ise 19. yüzyılın önemli okülist ve kabbalistlerinden olan Eliphas Levi' den gelmiştir. Levi, Baphomet ile ilgili yaptığı çizim ve tasvirlerde onu genelde iki suratlı, insan vücudunun üstünde bir keçi kafasıyla ve kanatlarla göstermiştir. Baphomet'in insan vücudunun üst kısmı bir kadına, altıysa bir erkeğe aittir.Bütün bu itiraflar ve ortaya çıkan gerçekler sonucunda Tapınakçıların çoğu hapse mahkum edilmiş, Tapınakçıların gerçek yüzü de daha açık bir şekilde ortaya çıkmaya başlamıştır.</w:t>
        </w:r>
        <w:r w:rsidRPr="00B80937">
          <w:rPr>
            <w:rFonts w:ascii="Arial" w:eastAsia="Times New Roman" w:hAnsi="Arial" w:cs="Arial"/>
            <w:color w:val="000000"/>
            <w:sz w:val="18"/>
            <w:szCs w:val="18"/>
            <w:vertAlign w:val="superscript"/>
            <w:lang w:eastAsia="ru-RU"/>
          </w:rPr>
          <w:t>[25]</w:t>
        </w:r>
      </w:ins>
    </w:p>
    <w:p w:rsidR="00B80937" w:rsidRPr="00B80937" w:rsidRDefault="00B80937" w:rsidP="00B80937">
      <w:pPr>
        <w:shd w:val="clear" w:color="auto" w:fill="F0F8FF"/>
        <w:spacing w:before="100" w:beforeAutospacing="1" w:after="100" w:afterAutospacing="1" w:line="240" w:lineRule="auto"/>
        <w:rPr>
          <w:ins w:id="14" w:author="Unknown"/>
          <w:rFonts w:ascii="Arial" w:eastAsia="Times New Roman" w:hAnsi="Arial" w:cs="Arial"/>
          <w:color w:val="000000"/>
          <w:sz w:val="26"/>
          <w:szCs w:val="26"/>
          <w:lang w:eastAsia="ru-RU"/>
        </w:rPr>
      </w:pPr>
      <w:ins w:id="15" w:author="Unknown">
        <w:r w:rsidRPr="00B80937">
          <w:rPr>
            <w:rFonts w:ascii="Arial" w:eastAsia="Times New Roman" w:hAnsi="Arial" w:cs="Arial"/>
            <w:color w:val="000000"/>
            <w:sz w:val="26"/>
            <w:szCs w:val="26"/>
            <w:lang w:eastAsia="ru-RU"/>
          </w:rPr>
          <w:t>Bazı şövalyeler, işkence altında yapılan sorgulama sırasında; kızıl, gri ya da kara renkli bir kedi şeklinde bir puta taptıklarını itiraf ettiler. Yaptıkları ayinlerde, bazı durumlarda, kedinin kuyruk altının öpülmesi de gerekliydi. Kimi zamanlarda da, bu kedi putu, yakılmış çocuklardan elde edilen yağla ovuluyordu. Tampliyeler, savaşta ölmüş kardeşlerinin cesaretlerinin kendilerine geçmesi amacıyla, yemeklerine ölmüş şövalyelerin küllerini serpiyorlardı.</w:t>
        </w:r>
        <w:r w:rsidRPr="00B80937">
          <w:rPr>
            <w:rFonts w:ascii="Arial" w:eastAsia="Times New Roman" w:hAnsi="Arial" w:cs="Arial"/>
            <w:color w:val="000000"/>
            <w:sz w:val="18"/>
            <w:szCs w:val="18"/>
            <w:vertAlign w:val="superscript"/>
            <w:lang w:eastAsia="ru-RU"/>
          </w:rPr>
          <w:t>[27]</w:t>
        </w:r>
      </w:ins>
    </w:p>
    <w:p w:rsidR="00B80937" w:rsidRPr="00B80937" w:rsidRDefault="00B80937" w:rsidP="00B80937">
      <w:pPr>
        <w:shd w:val="clear" w:color="auto" w:fill="F0F8FF"/>
        <w:spacing w:before="100" w:beforeAutospacing="1" w:after="100" w:afterAutospacing="1" w:line="240" w:lineRule="auto"/>
        <w:rPr>
          <w:ins w:id="16" w:author="Unknown"/>
          <w:rFonts w:ascii="Arial" w:eastAsia="Times New Roman" w:hAnsi="Arial" w:cs="Arial"/>
          <w:color w:val="000000"/>
          <w:sz w:val="26"/>
          <w:szCs w:val="26"/>
          <w:lang w:eastAsia="ru-RU"/>
        </w:rPr>
      </w:pPr>
      <w:ins w:id="17" w:author="Unknown">
        <w:r w:rsidRPr="00B80937">
          <w:rPr>
            <w:rFonts w:ascii="Arial" w:eastAsia="Times New Roman" w:hAnsi="Arial" w:cs="Arial"/>
            <w:color w:val="000000"/>
            <w:sz w:val="26"/>
            <w:szCs w:val="26"/>
            <w:lang w:eastAsia="ru-RU"/>
          </w:rPr>
          <w:t>Sorgulanan Tapınakçılardan birisi, Guischard de Marzici, Hugh de Marhaud adlı bir Tapınakçı'nın tarikata alınış töreniyle ilgili ilginç şeyler anlatmıştı. Buna göre, Marhaud, küçük odaya alınmıştı, öyle ki kimse içeride ne olduğunu duyamıyor ve göremiyordu. Bir süre sonra Marhaud odadan çıkarılmıştı; rengi sapsarıydı.</w:t>
        </w:r>
      </w:ins>
    </w:p>
    <w:p w:rsidR="00B80937" w:rsidRPr="00B80937" w:rsidRDefault="00B80937" w:rsidP="00B80937">
      <w:pPr>
        <w:shd w:val="clear" w:color="auto" w:fill="F0F8FF"/>
        <w:spacing w:before="100" w:beforeAutospacing="1" w:after="100" w:afterAutospacing="1" w:line="240" w:lineRule="auto"/>
        <w:rPr>
          <w:ins w:id="18" w:author="Unknown"/>
          <w:rFonts w:ascii="Arial" w:eastAsia="Times New Roman" w:hAnsi="Arial" w:cs="Arial"/>
          <w:color w:val="000000"/>
          <w:sz w:val="26"/>
          <w:szCs w:val="26"/>
          <w:lang w:eastAsia="ru-RU"/>
        </w:rPr>
      </w:pPr>
      <w:ins w:id="19" w:author="Unknown">
        <w:r w:rsidRPr="00B80937">
          <w:rPr>
            <w:rFonts w:ascii="Arial" w:eastAsia="Times New Roman" w:hAnsi="Arial" w:cs="Arial"/>
            <w:color w:val="000000"/>
            <w:sz w:val="26"/>
            <w:szCs w:val="26"/>
            <w:lang w:eastAsia="ru-RU"/>
          </w:rPr>
          <w:t xml:space="preserve">Tapınakçıların sorgusu sırasında hemen hepsinin kabul ettiği ve kesinleşen bir şey var: Tapınakçıların tapındığı bir tür put. Çoğu Tapınakçı bu figürü gördüğünü söylemiştir. Bazıları bu figürün uzun bir sakal ve parlak gözlere sahip korkutucu bir insan başı olduğunu itiraf etmiş, bazıları da bir kurukafa olduğunu bildirmiştir... </w:t>
        </w:r>
        <w:r w:rsidRPr="00B80937">
          <w:rPr>
            <w:rFonts w:ascii="Arial" w:eastAsia="Times New Roman" w:hAnsi="Arial" w:cs="Arial"/>
            <w:color w:val="000000"/>
            <w:sz w:val="26"/>
            <w:szCs w:val="26"/>
            <w:lang w:eastAsia="ru-RU"/>
          </w:rPr>
          <w:lastRenderedPageBreak/>
          <w:t>Bazı Tapınakçılar ise gizemli bir kedi figüründen söz etmiştir. Ortak görüş, bu figürün şeytanı temsil ettiği yönündedir.</w:t>
        </w:r>
        <w:r w:rsidRPr="00B80937">
          <w:rPr>
            <w:rFonts w:ascii="Arial" w:eastAsia="Times New Roman" w:hAnsi="Arial" w:cs="Arial"/>
            <w:color w:val="000000"/>
            <w:sz w:val="18"/>
            <w:szCs w:val="18"/>
            <w:vertAlign w:val="superscript"/>
            <w:lang w:eastAsia="ru-RU"/>
          </w:rPr>
          <w:t>[14]</w:t>
        </w:r>
      </w:ins>
    </w:p>
    <w:p w:rsidR="00B80937" w:rsidRPr="00B80937" w:rsidRDefault="00B80937" w:rsidP="00B80937">
      <w:pPr>
        <w:shd w:val="clear" w:color="auto" w:fill="F0F8FF"/>
        <w:spacing w:before="100" w:beforeAutospacing="1" w:after="100" w:afterAutospacing="1" w:line="240" w:lineRule="auto"/>
        <w:rPr>
          <w:ins w:id="20" w:author="Unknown"/>
          <w:rFonts w:ascii="Arial" w:eastAsia="Times New Roman" w:hAnsi="Arial" w:cs="Arial"/>
          <w:color w:val="000000"/>
          <w:sz w:val="26"/>
          <w:szCs w:val="26"/>
          <w:lang w:eastAsia="ru-RU"/>
        </w:rPr>
      </w:pPr>
      <w:ins w:id="21" w:author="Unknown">
        <w:r w:rsidRPr="00B80937">
          <w:rPr>
            <w:rFonts w:ascii="Arial" w:eastAsia="Times New Roman" w:hAnsi="Arial" w:cs="Arial"/>
            <w:color w:val="000000"/>
            <w:sz w:val="26"/>
            <w:szCs w:val="26"/>
            <w:lang w:eastAsia="ru-RU"/>
          </w:rPr>
          <w:t>En başta, hırçınlıkla reddettiği eşcinsellik suçlaması ile aşağılanan Jacques de Molay bile sonradan bu stratejiye sığınmıştı. Büyük Üstadın itirafları, her ne kadar politik bir taktik eseri olsalar da, kardeşlerini pek kızdırmıştı. Kendisine yöneltilen her suçu kabullenen, gönüllü bir işbirliğine girerek, </w:t>
        </w:r>
        <w:r w:rsidRPr="00B80937">
          <w:rPr>
            <w:rFonts w:ascii="Arial" w:eastAsia="Times New Roman" w:hAnsi="Arial" w:cs="Arial"/>
            <w:i/>
            <w:iCs/>
            <w:color w:val="000000"/>
            <w:sz w:val="26"/>
            <w:szCs w:val="26"/>
            <w:lang w:eastAsia="ru-RU"/>
          </w:rPr>
          <w:t>"puta taptıklarını"</w:t>
        </w:r>
        <w:r w:rsidRPr="00B80937">
          <w:rPr>
            <w:rFonts w:ascii="Arial" w:eastAsia="Times New Roman" w:hAnsi="Arial" w:cs="Arial"/>
            <w:color w:val="000000"/>
            <w:sz w:val="26"/>
            <w:szCs w:val="26"/>
            <w:lang w:eastAsia="ru-RU"/>
          </w:rPr>
          <w:t> bile itiraf eden tarikat hazinecisi Fra. Hugues de Peyraud'nun tutumu ise tüm Tampliyeleri korkuya düşürmüştü. Carcasonne'da iki kardeş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adını verdikleri bir puta taptıklarını kabul etmişler; Floransalı bir başka Templiye de bu putun adının </w:t>
        </w:r>
        <w:r w:rsidRPr="00B80937">
          <w:rPr>
            <w:rFonts w:ascii="Arial" w:eastAsia="Times New Roman" w:hAnsi="Arial" w:cs="Arial"/>
            <w:i/>
            <w:iCs/>
            <w:color w:val="000000"/>
            <w:sz w:val="26"/>
            <w:szCs w:val="26"/>
            <w:lang w:eastAsia="ru-RU"/>
          </w:rPr>
          <w:t>"Mahomet"</w:t>
        </w:r>
        <w:r w:rsidRPr="00B80937">
          <w:rPr>
            <w:rFonts w:ascii="Arial" w:eastAsia="Times New Roman" w:hAnsi="Arial" w:cs="Arial"/>
            <w:color w:val="000000"/>
            <w:sz w:val="26"/>
            <w:szCs w:val="26"/>
            <w:lang w:eastAsia="ru-RU"/>
          </w:rPr>
          <w:t> olduğunu ileri sürmüştü. Bir başkasının itiraflarında da, putun uzun sakallı ama gövdesi olmayan bir heykel olduğu ileri sürülmüştü. Kraliyet ajanları, büyük bir heyecan içinde, adı geçen bu putun peşine düşmüşler ve tarikatın kutsal eşyaları arasında metal kaplamalı bir kafatası bulmuşlardı.</w:t>
        </w:r>
        <w:r w:rsidRPr="00B80937">
          <w:rPr>
            <w:rFonts w:ascii="Arial" w:eastAsia="Times New Roman" w:hAnsi="Arial" w:cs="Arial"/>
            <w:color w:val="000000"/>
            <w:sz w:val="18"/>
            <w:szCs w:val="18"/>
            <w:vertAlign w:val="superscript"/>
            <w:lang w:eastAsia="ru-RU"/>
          </w:rPr>
          <w:t>[28]</w:t>
        </w:r>
      </w:ins>
    </w:p>
    <w:p w:rsidR="00B80937" w:rsidRPr="00B80937" w:rsidRDefault="00B80937" w:rsidP="00B80937">
      <w:pPr>
        <w:shd w:val="clear" w:color="auto" w:fill="F0F8FF"/>
        <w:spacing w:before="100" w:beforeAutospacing="1" w:after="100" w:afterAutospacing="1" w:line="240" w:lineRule="auto"/>
        <w:rPr>
          <w:ins w:id="22"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771900" cy="2562225"/>
            <wp:effectExtent l="0" t="0" r="0" b="9525"/>
            <wp:docPr id="13" name="Рисунок 13" descr="http://drakenberg.weebly.com/uploads/6/7/4/7/6747442/833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rakenberg.weebly.com/uploads/6/7/4/7/6747442/833254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2562225"/>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23" w:author="Unknown"/>
          <w:rFonts w:ascii="Arial" w:eastAsia="Times New Roman" w:hAnsi="Arial" w:cs="Arial"/>
          <w:color w:val="000000"/>
          <w:sz w:val="26"/>
          <w:szCs w:val="26"/>
          <w:lang w:eastAsia="ru-RU"/>
        </w:rPr>
      </w:pPr>
      <w:ins w:id="24" w:author="Unknown">
        <w:r w:rsidRPr="00B80937">
          <w:rPr>
            <w:rFonts w:ascii="Arial" w:eastAsia="Times New Roman" w:hAnsi="Arial" w:cs="Arial"/>
            <w:color w:val="000000"/>
            <w:sz w:val="26"/>
            <w:szCs w:val="26"/>
            <w:lang w:eastAsia="ru-RU"/>
          </w:rPr>
          <w:t>Von Hammer'e göre, Tampliyeler'e ait bir kadeh üzerinde yazılı olan bir slogan şöyleydi: </w:t>
        </w:r>
        <w:r w:rsidRPr="00B80937">
          <w:rPr>
            <w:rFonts w:ascii="Arial" w:eastAsia="Times New Roman" w:hAnsi="Arial" w:cs="Arial"/>
            <w:i/>
            <w:iCs/>
            <w:color w:val="000000"/>
            <w:sz w:val="26"/>
            <w:szCs w:val="26"/>
            <w:lang w:eastAsia="ru-RU"/>
          </w:rPr>
          <w:t>"Tüm varlıkları tomurcuklandıran ve çiçeklendiren Mete'ye övgüler olsun. O bizim kökümüzdür. Bir ve yedidir. Sekizli isimdir"</w:t>
        </w:r>
        <w:r w:rsidRPr="00B80937">
          <w:rPr>
            <w:rFonts w:ascii="Arial" w:eastAsia="Times New Roman" w:hAnsi="Arial" w:cs="Arial"/>
            <w:color w:val="000000"/>
            <w:sz w:val="26"/>
            <w:szCs w:val="26"/>
            <w:lang w:eastAsia="ru-RU"/>
          </w:rPr>
          <w:t>. G. Massey ise, Mete'nin</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 ya da </w:t>
        </w:r>
        <w:r w:rsidRPr="00B80937">
          <w:rPr>
            <w:rFonts w:ascii="Arial" w:eastAsia="Times New Roman" w:hAnsi="Arial" w:cs="Arial"/>
            <w:i/>
            <w:iCs/>
            <w:color w:val="000000"/>
            <w:sz w:val="26"/>
            <w:szCs w:val="26"/>
            <w:lang w:eastAsia="ru-RU"/>
          </w:rPr>
          <w:t>"Anne"</w:t>
        </w:r>
        <w:r w:rsidRPr="00B80937">
          <w:rPr>
            <w:rFonts w:ascii="Arial" w:eastAsia="Times New Roman" w:hAnsi="Arial" w:cs="Arial"/>
            <w:color w:val="000000"/>
            <w:sz w:val="26"/>
            <w:szCs w:val="26"/>
            <w:lang w:eastAsia="ru-RU"/>
          </w:rPr>
          <w:t> anlamına geldiğini ileri sürer.</w:t>
        </w:r>
        <w:r w:rsidRPr="00B80937">
          <w:rPr>
            <w:rFonts w:ascii="Arial" w:eastAsia="Times New Roman" w:hAnsi="Arial" w:cs="Arial"/>
            <w:color w:val="000000"/>
            <w:sz w:val="18"/>
            <w:szCs w:val="18"/>
            <w:vertAlign w:val="superscript"/>
            <w:lang w:eastAsia="ru-RU"/>
          </w:rPr>
          <w:t>[29]</w:t>
        </w:r>
      </w:ins>
    </w:p>
    <w:p w:rsidR="00B80937" w:rsidRPr="00B80937" w:rsidRDefault="00B80937" w:rsidP="00B80937">
      <w:pPr>
        <w:shd w:val="clear" w:color="auto" w:fill="F0F8FF"/>
        <w:spacing w:before="100" w:beforeAutospacing="1" w:after="100" w:afterAutospacing="1" w:line="240" w:lineRule="auto"/>
        <w:rPr>
          <w:ins w:id="25" w:author="Unknown"/>
          <w:rFonts w:ascii="Arial" w:eastAsia="Times New Roman" w:hAnsi="Arial" w:cs="Arial"/>
          <w:color w:val="000000"/>
          <w:sz w:val="26"/>
          <w:szCs w:val="26"/>
          <w:lang w:eastAsia="ru-RU"/>
        </w:rPr>
      </w:pPr>
      <w:ins w:id="26" w:author="Unknown">
        <w:r w:rsidRPr="00B80937">
          <w:rPr>
            <w:rFonts w:ascii="Arial" w:eastAsia="Times New Roman" w:hAnsi="Arial" w:cs="Arial"/>
            <w:color w:val="000000"/>
            <w:sz w:val="26"/>
            <w:szCs w:val="26"/>
            <w:lang w:eastAsia="ru-RU"/>
          </w:rPr>
          <w:t>Baphomet, Tapınakçılar ile bağlantılı bir anagramdır. İlluminati ve mason kültüne tapınak şövalyelerinden geçmiştir. 14. yüzyıl başlarında, Katolik Kilisesi Tapınakçıları aforoz ederken, Baphomet adındaki bir sahte Tanrı'ya taptıklarını ileri sürmüştür. Katoliklere göre </w:t>
        </w:r>
        <w:r w:rsidRPr="00B80937">
          <w:rPr>
            <w:rFonts w:ascii="Arial" w:eastAsia="Times New Roman" w:hAnsi="Arial" w:cs="Arial"/>
            <w:i/>
            <w:iCs/>
            <w:color w:val="000000"/>
            <w:sz w:val="26"/>
            <w:szCs w:val="26"/>
            <w:lang w:eastAsia="ru-RU"/>
          </w:rPr>
          <w:t>"şeytan"</w:t>
        </w:r>
        <w:r w:rsidRPr="00B80937">
          <w:rPr>
            <w:rFonts w:ascii="Arial" w:eastAsia="Times New Roman" w:hAnsi="Arial" w:cs="Arial"/>
            <w:color w:val="000000"/>
            <w:sz w:val="26"/>
            <w:szCs w:val="26"/>
            <w:lang w:eastAsia="ru-RU"/>
          </w:rPr>
          <w:t> olan resmin de Baphomet'e ait olduğu söylenmiştir. Bunun uzun boynuzlu bir keçiye benzer bir kafası olduğu belirtilmiştir.</w:t>
        </w:r>
        <w:r w:rsidRPr="00B80937">
          <w:rPr>
            <w:rFonts w:ascii="Arial" w:eastAsia="Times New Roman" w:hAnsi="Arial" w:cs="Arial"/>
            <w:color w:val="000000"/>
            <w:sz w:val="18"/>
            <w:szCs w:val="18"/>
            <w:vertAlign w:val="superscript"/>
            <w:lang w:eastAsia="ru-RU"/>
          </w:rPr>
          <w:t>[11]</w:t>
        </w:r>
      </w:ins>
    </w:p>
    <w:p w:rsidR="00B80937" w:rsidRPr="00B80937" w:rsidRDefault="00B80937" w:rsidP="00B80937">
      <w:pPr>
        <w:shd w:val="clear" w:color="auto" w:fill="F0F8FF"/>
        <w:spacing w:before="100" w:beforeAutospacing="1" w:after="100" w:afterAutospacing="1" w:line="240" w:lineRule="auto"/>
        <w:rPr>
          <w:ins w:id="27" w:author="Unknown"/>
          <w:rFonts w:ascii="Arial" w:eastAsia="Times New Roman" w:hAnsi="Arial" w:cs="Arial"/>
          <w:color w:val="000000"/>
          <w:sz w:val="26"/>
          <w:szCs w:val="26"/>
          <w:lang w:eastAsia="ru-RU"/>
        </w:rPr>
      </w:pPr>
      <w:ins w:id="28" w:author="Unknown">
        <w:r w:rsidRPr="00B80937">
          <w:rPr>
            <w:rFonts w:ascii="Arial" w:eastAsia="Times New Roman" w:hAnsi="Arial" w:cs="Arial"/>
            <w:color w:val="000000"/>
            <w:sz w:val="26"/>
            <w:szCs w:val="26"/>
            <w:lang w:eastAsia="ru-RU"/>
          </w:rPr>
          <w:t xml:space="preserve">Büyük olasılıkla, bu put, Tampliyeler tarafından ne ölçüde saygı ve sevgi ile anıldığı düşünülürse, Vaftizci Yahya'nın kesik başını simgelemekteydi. Tampliyeler, 1203-1204 yılları arasında yapılan 4. Haçlı Seferinde, Bizans'ın yağmalanmasına iştirak etmişlerdi. Robert de Clari, aralarında Vaftizci Yahya'nın kesik başının da bulunduğu iddia edilen, İstanbul'daki Boucoleon sarayı şapelindeki sayısız kutsal emanetleri etraflıca anlatmıştır. (Boucoleon sarayı </w:t>
        </w:r>
        <w:r w:rsidRPr="00B80937">
          <w:rPr>
            <w:rFonts w:ascii="Arial" w:eastAsia="Times New Roman" w:hAnsi="Arial" w:cs="Arial"/>
            <w:color w:val="000000"/>
            <w:sz w:val="26"/>
            <w:szCs w:val="26"/>
            <w:lang w:eastAsia="ru-RU"/>
          </w:rPr>
          <w:lastRenderedPageBreak/>
          <w:t>bugün Tekfur sarayı olarak bilinmektedir, sarayın şapeli ise büyük olasılıkla Kariye olmalıdır) </w:t>
        </w:r>
        <w:r w:rsidRPr="00B80937">
          <w:rPr>
            <w:rFonts w:ascii="Arial" w:eastAsia="Times New Roman" w:hAnsi="Arial" w:cs="Arial"/>
            <w:color w:val="000000"/>
            <w:sz w:val="18"/>
            <w:szCs w:val="18"/>
            <w:vertAlign w:val="superscript"/>
            <w:lang w:eastAsia="ru-RU"/>
          </w:rPr>
          <w:t>[20]</w:t>
        </w:r>
      </w:ins>
    </w:p>
    <w:p w:rsidR="00B80937" w:rsidRPr="00B80937" w:rsidRDefault="00B80937" w:rsidP="00B80937">
      <w:pPr>
        <w:shd w:val="clear" w:color="auto" w:fill="F0F8FF"/>
        <w:spacing w:before="100" w:beforeAutospacing="1" w:after="100" w:afterAutospacing="1" w:line="240" w:lineRule="auto"/>
        <w:rPr>
          <w:ins w:id="29"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anchor distT="0" distB="0" distL="95250" distR="95250" simplePos="0" relativeHeight="251658240" behindDoc="0" locked="0" layoutInCell="1" allowOverlap="0">
            <wp:simplePos x="0" y="0"/>
            <wp:positionH relativeFrom="column">
              <wp:align>left</wp:align>
            </wp:positionH>
            <wp:positionV relativeFrom="line">
              <wp:posOffset>0</wp:posOffset>
            </wp:positionV>
            <wp:extent cx="3086100" cy="1990725"/>
            <wp:effectExtent l="0" t="0" r="0" b="9525"/>
            <wp:wrapSquare wrapText="bothSides"/>
            <wp:docPr id="21" name="Рисунок 21" descr="http://www.hermetics.org/images/stj0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etics.org/images/stj02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990725"/>
                    </a:xfrm>
                    <a:prstGeom prst="rect">
                      <a:avLst/>
                    </a:prstGeom>
                    <a:noFill/>
                    <a:ln>
                      <a:noFill/>
                    </a:ln>
                  </pic:spPr>
                </pic:pic>
              </a:graphicData>
            </a:graphic>
            <wp14:sizeRelH relativeFrom="page">
              <wp14:pctWidth>0</wp14:pctWidth>
            </wp14:sizeRelH>
            <wp14:sizeRelV relativeFrom="page">
              <wp14:pctHeight>0</wp14:pctHeight>
            </wp14:sizeRelV>
          </wp:anchor>
        </w:drawing>
      </w:r>
      <w:ins w:id="30" w:author="Unknown">
        <w:r w:rsidRPr="00B80937">
          <w:rPr>
            <w:rFonts w:ascii="Arial" w:eastAsia="Times New Roman" w:hAnsi="Arial" w:cs="Arial"/>
            <w:color w:val="000000"/>
            <w:sz w:val="26"/>
            <w:szCs w:val="26"/>
            <w:lang w:eastAsia="ru-RU"/>
          </w:rPr>
          <w:t>Tampliyeler'in, bir tür kafa ile bağlantılı gizli törenler yapmaları suçlamasının dayandırıldığı tartışılmaz kanıtlar bulunmuştu. Gerçekten de, Engizisyon kayıtlarında ağırlık taşıyan en önemli konu böyle bir kafanın varlığıydı...Paris karargâhında el konulan eşyalar arasında, kadın başı biçiminde garip bir ölü kalıntısı da vardı: </w:t>
        </w:r>
        <w:r w:rsidRPr="00B80937">
          <w:rPr>
            <w:rFonts w:ascii="Arial" w:eastAsia="Times New Roman" w:hAnsi="Arial" w:cs="Arial"/>
            <w:color w:val="000000"/>
            <w:sz w:val="18"/>
            <w:szCs w:val="18"/>
            <w:vertAlign w:val="superscript"/>
            <w:lang w:eastAsia="ru-RU"/>
          </w:rPr>
          <w:t>[9]</w:t>
        </w:r>
      </w:ins>
    </w:p>
    <w:p w:rsidR="00B80937" w:rsidRPr="00B80937" w:rsidRDefault="00B80937" w:rsidP="00B80937">
      <w:pPr>
        <w:shd w:val="clear" w:color="auto" w:fill="F0F8FF"/>
        <w:spacing w:before="100" w:beforeAutospacing="1" w:after="100" w:afterAutospacing="1" w:line="240" w:lineRule="auto"/>
        <w:rPr>
          <w:ins w:id="31" w:author="Unknown"/>
          <w:rFonts w:ascii="Arial" w:eastAsia="Times New Roman" w:hAnsi="Arial" w:cs="Arial"/>
          <w:color w:val="000000"/>
          <w:sz w:val="26"/>
          <w:szCs w:val="26"/>
          <w:lang w:eastAsia="ru-RU"/>
        </w:rPr>
      </w:pPr>
      <w:ins w:id="32" w:author="Unknown">
        <w:r w:rsidRPr="00B80937">
          <w:rPr>
            <w:rFonts w:ascii="Arial" w:eastAsia="Times New Roman" w:hAnsi="Arial" w:cs="Arial"/>
            <w:i/>
            <w:iCs/>
            <w:color w:val="000000"/>
            <w:sz w:val="26"/>
            <w:szCs w:val="26"/>
            <w:lang w:eastAsia="ru-RU"/>
          </w:rPr>
          <w:t>"Dövülmüş gümüşten mamul, büyük ve pek güzel bir kadın başı. Bu gümüş kafanın içinde, kırmızı ve beyaz yünlü kumaşlara sarılı olarak duran iki adet kafa kemiği vardı. Üzerinde </w:t>
        </w:r>
        <w:r w:rsidRPr="00B80937">
          <w:rPr>
            <w:rFonts w:ascii="Arial" w:eastAsia="Times New Roman" w:hAnsi="Arial" w:cs="Arial"/>
            <w:b/>
            <w:bCs/>
            <w:i/>
            <w:iCs/>
            <w:color w:val="000000"/>
            <w:sz w:val="26"/>
            <w:szCs w:val="26"/>
            <w:lang w:eastAsia="ru-RU"/>
          </w:rPr>
          <w:t>CAPUT LVIIIm</w:t>
        </w:r>
        <w:r w:rsidRPr="00B80937">
          <w:rPr>
            <w:rFonts w:ascii="Arial" w:eastAsia="Times New Roman" w:hAnsi="Arial" w:cs="Arial"/>
            <w:i/>
            <w:iCs/>
            <w:color w:val="000000"/>
            <w:sz w:val="26"/>
            <w:szCs w:val="26"/>
            <w:lang w:eastAsia="ru-RU"/>
          </w:rPr>
          <w:t> yazılı bir de etiket takılıydı. Kemikler oldukça ufak tefek bir kadına aittiler."</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[30]</w:t>
        </w:r>
      </w:ins>
    </w:p>
    <w:p w:rsidR="00B80937" w:rsidRPr="00B80937" w:rsidRDefault="00B80937" w:rsidP="00B80937">
      <w:pPr>
        <w:shd w:val="clear" w:color="auto" w:fill="F0F8FF"/>
        <w:spacing w:before="100" w:beforeAutospacing="1" w:after="100" w:afterAutospacing="1" w:line="240" w:lineRule="auto"/>
        <w:rPr>
          <w:ins w:id="33" w:author="Unknown"/>
          <w:rFonts w:ascii="Arial" w:eastAsia="Times New Roman" w:hAnsi="Arial" w:cs="Arial"/>
          <w:color w:val="000000"/>
          <w:sz w:val="26"/>
          <w:szCs w:val="26"/>
          <w:lang w:eastAsia="ru-RU"/>
        </w:rPr>
      </w:pPr>
      <w:ins w:id="34" w:author="Unknown">
        <w:r w:rsidRPr="00B80937">
          <w:rPr>
            <w:rFonts w:ascii="Arial" w:eastAsia="Times New Roman" w:hAnsi="Arial" w:cs="Arial"/>
            <w:color w:val="000000"/>
            <w:sz w:val="26"/>
            <w:szCs w:val="26"/>
            <w:lang w:eastAsia="ru-RU"/>
          </w:rPr>
          <w:t>CAPUT LVIIIm - KAFA 53m, hala şaşırtıcı bir mesele olmaya devam ediyor. Fakat, en sonda yer alan M harfinin, doğrudan bir harf olarak değil de, Virgo'nun (Başak burcu) astrolojik simgesi olabileceği öne sürülüyor.</w:t>
        </w:r>
        <w:r w:rsidRPr="00B80937">
          <w:rPr>
            <w:rFonts w:ascii="Arial" w:eastAsia="Times New Roman" w:hAnsi="Arial" w:cs="Arial"/>
            <w:color w:val="000000"/>
            <w:sz w:val="18"/>
            <w:szCs w:val="18"/>
            <w:vertAlign w:val="superscript"/>
            <w:lang w:eastAsia="ru-RU"/>
          </w:rPr>
          <w:t>[9]</w:t>
        </w:r>
      </w:ins>
    </w:p>
    <w:p w:rsidR="00B80937" w:rsidRPr="00B80937" w:rsidRDefault="00B80937" w:rsidP="00B80937">
      <w:pPr>
        <w:shd w:val="clear" w:color="auto" w:fill="F0F8FF"/>
        <w:spacing w:before="100" w:beforeAutospacing="1" w:after="100" w:afterAutospacing="1" w:line="240" w:lineRule="auto"/>
        <w:rPr>
          <w:ins w:id="35" w:author="Unknown"/>
          <w:rFonts w:ascii="Arial" w:eastAsia="Times New Roman" w:hAnsi="Arial" w:cs="Arial"/>
          <w:color w:val="000000"/>
          <w:sz w:val="26"/>
          <w:szCs w:val="26"/>
          <w:lang w:eastAsia="ru-RU"/>
        </w:rPr>
      </w:pPr>
      <w:ins w:id="36" w:author="Unknown">
        <w:r w:rsidRPr="00B80937">
          <w:rPr>
            <w:rFonts w:ascii="Arial" w:eastAsia="Times New Roman" w:hAnsi="Arial" w:cs="Arial"/>
            <w:color w:val="000000"/>
            <w:sz w:val="26"/>
            <w:szCs w:val="26"/>
            <w:lang w:eastAsia="ru-RU"/>
          </w:rPr>
          <w:t>Herodot, bir kafatasını metalle kapladıktan sonra, ona tapan ve kurbanlar sunan İssedon'lar isimli bir halktan bahseder. Ispartalı Cleomenes, Archonides'in kafatasını bal dolu bir kova içinde saklamış ve önemli kararlar arifesinde kafatasından kehanetler beklemiştir. Milattan önce 4. yüzyıldan kalma, Etruria'da bulunan bazı vazoların üzerinde, kesik kafalara tapınan ve onlardan kendilerine yol göstermelerini bekleyen insanlar resmedilmiştir. Aristo da, Karianlar'ın kesik kafalarından söz etmiştir.</w:t>
        </w:r>
        <w:r w:rsidRPr="00B80937">
          <w:rPr>
            <w:rFonts w:ascii="Arial" w:eastAsia="Times New Roman" w:hAnsi="Arial" w:cs="Arial"/>
            <w:color w:val="000000"/>
            <w:sz w:val="18"/>
            <w:szCs w:val="18"/>
            <w:vertAlign w:val="superscript"/>
            <w:lang w:eastAsia="ru-RU"/>
          </w:rPr>
          <w:t>[31]</w:t>
        </w:r>
      </w:ins>
    </w:p>
    <w:p w:rsidR="00B80937" w:rsidRPr="00B80937" w:rsidRDefault="00B80937" w:rsidP="00B80937">
      <w:pPr>
        <w:shd w:val="clear" w:color="auto" w:fill="F0F8FF"/>
        <w:spacing w:before="100" w:beforeAutospacing="1" w:after="100" w:afterAutospacing="1" w:line="240" w:lineRule="auto"/>
        <w:rPr>
          <w:ins w:id="37" w:author="Unknown"/>
          <w:rFonts w:ascii="Arial" w:eastAsia="Times New Roman" w:hAnsi="Arial" w:cs="Arial"/>
          <w:color w:val="000000"/>
          <w:sz w:val="26"/>
          <w:szCs w:val="26"/>
          <w:lang w:eastAsia="ru-RU"/>
        </w:rPr>
      </w:pPr>
      <w:ins w:id="38" w:author="Unknown">
        <w:r w:rsidRPr="00B80937">
          <w:rPr>
            <w:rFonts w:ascii="Arial" w:eastAsia="Times New Roman" w:hAnsi="Arial" w:cs="Arial"/>
            <w:color w:val="000000"/>
            <w:sz w:val="26"/>
            <w:szCs w:val="26"/>
            <w:lang w:eastAsia="ru-RU"/>
          </w:rPr>
          <w:t>Kutsal Kâse Grail ile ilgili bir Gal romans olan Peredur'da, Keltler'in kesik kafa kültüne ve geleneklerine ait bölümler bulunmaktadır: </w:t>
        </w:r>
        <w:r w:rsidRPr="00B80937">
          <w:rPr>
            <w:rFonts w:ascii="Arial" w:eastAsia="Times New Roman" w:hAnsi="Arial" w:cs="Arial"/>
            <w:color w:val="000000"/>
            <w:sz w:val="26"/>
            <w:szCs w:val="26"/>
            <w:lang w:eastAsia="ru-RU"/>
          </w:rPr>
          <w:br/>
        </w:r>
        <w:r w:rsidRPr="00B80937">
          <w:rPr>
            <w:rFonts w:ascii="Arial" w:eastAsia="Times New Roman" w:hAnsi="Arial" w:cs="Arial"/>
            <w:color w:val="000000"/>
            <w:sz w:val="26"/>
            <w:szCs w:val="26"/>
            <w:lang w:eastAsia="ru-RU"/>
          </w:rPr>
          <w:br/>
        </w:r>
        <w:r w:rsidRPr="00B80937">
          <w:rPr>
            <w:rFonts w:ascii="Arial" w:eastAsia="Times New Roman" w:hAnsi="Arial" w:cs="Arial"/>
            <w:i/>
            <w:iCs/>
            <w:color w:val="000000"/>
            <w:sz w:val="26"/>
            <w:szCs w:val="26"/>
            <w:lang w:eastAsia="ru-RU"/>
          </w:rPr>
          <w:t>"Saydalı bir Templiyer şövalyesi, Maraclea'lı bir genç kadına deliler gibi aşıktı. Fakat, kadın henüz daha pek gençken öldü. Cenaze gecesi, çılgın âşık mezarı kazıp ölü bedeni çıkardı ve ölüyle sevişti. Bunun üzerine, gaipten yükselen bir ses, 9 ay sonra geri gelmesini, zira bu mezarda bir evlat bulacağını söyledi. Templiye bu emre uyarak, tam 9 ay sonra mezarı tekrar açınca, iskeletin bacakları arasında bir kafa buldu. Gaipten gelen aynı ses "bu kafayı iyi muhafaza et, çünkü tüm güzellikleri ve iyilikleri sana verecektir" dedi. Templiye kafayı yanına alarak uzaklaştı."</w:t>
        </w:r>
        <w:r w:rsidRPr="00B80937">
          <w:rPr>
            <w:rFonts w:ascii="Arial" w:eastAsia="Times New Roman" w:hAnsi="Arial" w:cs="Arial"/>
            <w:color w:val="000000"/>
            <w:sz w:val="26"/>
            <w:szCs w:val="26"/>
            <w:lang w:eastAsia="ru-RU"/>
          </w:rPr>
          <w:t> </w:t>
        </w:r>
        <w:r w:rsidRPr="00B80937">
          <w:rPr>
            <w:rFonts w:ascii="Arial" w:eastAsia="Times New Roman" w:hAnsi="Arial" w:cs="Arial"/>
            <w:color w:val="000000"/>
            <w:sz w:val="18"/>
            <w:szCs w:val="18"/>
            <w:vertAlign w:val="superscript"/>
            <w:lang w:eastAsia="ru-RU"/>
          </w:rPr>
          <w:t>[32]</w:t>
        </w:r>
      </w:ins>
    </w:p>
    <w:p w:rsidR="00B80937" w:rsidRPr="00B80937" w:rsidRDefault="00B80937" w:rsidP="00B80937">
      <w:pPr>
        <w:shd w:val="clear" w:color="auto" w:fill="F0F8FF"/>
        <w:spacing w:before="100" w:beforeAutospacing="1" w:after="100" w:afterAutospacing="1" w:line="240" w:lineRule="auto"/>
        <w:rPr>
          <w:ins w:id="39" w:author="Unknown"/>
          <w:rFonts w:ascii="Arial" w:eastAsia="Times New Roman" w:hAnsi="Arial" w:cs="Arial"/>
          <w:color w:val="000000"/>
          <w:sz w:val="26"/>
          <w:szCs w:val="26"/>
          <w:lang w:eastAsia="ru-RU"/>
        </w:rPr>
      </w:pPr>
      <w:ins w:id="40" w:author="Unknown">
        <w:r w:rsidRPr="00B80937">
          <w:rPr>
            <w:rFonts w:ascii="Arial" w:eastAsia="Times New Roman" w:hAnsi="Arial" w:cs="Arial"/>
            <w:color w:val="000000"/>
            <w:sz w:val="26"/>
            <w:szCs w:val="26"/>
            <w:lang w:eastAsia="ru-RU"/>
          </w:rPr>
          <w:t xml:space="preserve">Söylendiğine göre Baphomet, bu Şövalyeler Teşkilatı’nın bastırılmasından sonra yaklaşık 5 asır boyunca gizlice korunmuş ve sonunda, 1801’de Templiyer Şövalyeleri’nin son Büyük Üstadı, Jacques de Molay’ın kafatasıyla birlikte İsaac Long adlı kişi tarafından, Paris’ten Amerika'nın Charleston şehrine taşınmıştır. Bu bakiyelerin orada, Masonluğun bir önceki şekli olan bir topluluğun kutsal </w:t>
        </w:r>
        <w:r w:rsidRPr="00B80937">
          <w:rPr>
            <w:rFonts w:ascii="Arial" w:eastAsia="Times New Roman" w:hAnsi="Arial" w:cs="Arial"/>
            <w:color w:val="000000"/>
            <w:sz w:val="26"/>
            <w:szCs w:val="26"/>
            <w:lang w:eastAsia="ru-RU"/>
          </w:rPr>
          <w:lastRenderedPageBreak/>
          <w:t>objeleri haline geldiği iddia edilmiştir. Bu topluluğun reisi Albert Pike'ydi. Pike’nin etkisi altında topluluk bütün medeni dünyada yayılmıştır. Pike’nin yaşadığı sırada hali hazırda iş başında olan, fakat onun tarafından bir dereceye kadar kontrol altında tutulan bu eğilimler, Pike’nin ölümüyle sınırlayıcı bağlardan kurtarılıp kendi hallerine bırakılmıştır. Pike'nin halefi olan Adriano Lemmi, bu topluluğun en yüksek derecedeki idare merkezini Charleston’dan Roma’ya taşımıştır. Büyü uygulaması bu topluluğun localarında gelişmiştir. Ayrıca büyü uygulamasına, İsa’dan ve onun dininden resmi yeminle uzaklaşma ile son bulan, sadece abuk subuk değil aynı zamanda iğrenç, gaddarca ve müstehcen âyinler, bu inanca kendini adamış kimselere Şeytan’ın şahıs şeklindeki hayaletinin gösterilmesi ve bu kimselerin, Şeytan’a, organize edilmiş bir şekilde ve belirli zamanlarda yapılan ibadetleri de ilave edilmiştir.</w:t>
        </w:r>
        <w:r w:rsidRPr="00B80937">
          <w:rPr>
            <w:rFonts w:ascii="Arial" w:eastAsia="Times New Roman" w:hAnsi="Arial" w:cs="Arial"/>
            <w:color w:val="000000"/>
            <w:sz w:val="18"/>
            <w:szCs w:val="18"/>
            <w:vertAlign w:val="superscript"/>
            <w:lang w:eastAsia="ru-RU"/>
          </w:rPr>
          <w:t>[22]</w:t>
        </w:r>
      </w:ins>
    </w:p>
    <w:p w:rsidR="00B80937" w:rsidRPr="00B80937" w:rsidRDefault="00B80937" w:rsidP="00B80937">
      <w:pPr>
        <w:shd w:val="clear" w:color="auto" w:fill="F0F8FF"/>
        <w:spacing w:before="100" w:beforeAutospacing="1" w:after="100" w:afterAutospacing="1" w:line="240" w:lineRule="auto"/>
        <w:rPr>
          <w:ins w:id="41" w:author="Unknown"/>
          <w:rFonts w:ascii="Arial" w:eastAsia="Times New Roman" w:hAnsi="Arial" w:cs="Arial"/>
          <w:color w:val="000000"/>
          <w:sz w:val="26"/>
          <w:szCs w:val="26"/>
          <w:lang w:eastAsia="ru-RU"/>
        </w:rPr>
      </w:pPr>
      <w:ins w:id="42" w:author="Unknown">
        <w:r w:rsidRPr="00B80937">
          <w:rPr>
            <w:rFonts w:ascii="Arial" w:eastAsia="Times New Roman" w:hAnsi="Arial" w:cs="Arial"/>
            <w:color w:val="000000"/>
            <w:sz w:val="26"/>
            <w:szCs w:val="26"/>
            <w:lang w:eastAsia="ru-RU"/>
          </w:rPr>
          <w:t>Başka bir iddiaya göre ise Kudüs'teki Templiye karargâhı 1244 yılında Müslümanların eline geçtiğinde Muzaffer sultan Baybars, Templiye kalesini araştırtmış ve kulede koruyuculuk yaptığına inanılan kocaman bir put bulunmuştur. Baybars, putun yok edilmesini ve yerine bir mihrap inşa edilmesini emretmiştir.</w:t>
        </w:r>
        <w:r w:rsidRPr="00B80937">
          <w:rPr>
            <w:rFonts w:ascii="Arial" w:eastAsia="Times New Roman" w:hAnsi="Arial" w:cs="Arial"/>
            <w:color w:val="000000"/>
            <w:sz w:val="18"/>
            <w:szCs w:val="18"/>
            <w:vertAlign w:val="superscript"/>
            <w:lang w:eastAsia="ru-RU"/>
          </w:rPr>
          <w:t>[19]</w:t>
        </w:r>
      </w:ins>
    </w:p>
    <w:p w:rsidR="00B80937" w:rsidRPr="00B80937" w:rsidRDefault="00B80937" w:rsidP="00B80937">
      <w:pPr>
        <w:shd w:val="clear" w:color="auto" w:fill="F0F8FF"/>
        <w:spacing w:before="100" w:beforeAutospacing="1" w:after="100" w:afterAutospacing="1" w:line="240" w:lineRule="auto"/>
        <w:rPr>
          <w:ins w:id="43" w:author="Unknown"/>
          <w:rFonts w:ascii="Arial" w:eastAsia="Times New Roman" w:hAnsi="Arial" w:cs="Arial"/>
          <w:color w:val="000000"/>
          <w:sz w:val="26"/>
          <w:szCs w:val="26"/>
          <w:lang w:eastAsia="ru-RU"/>
        </w:rPr>
      </w:pPr>
      <w:ins w:id="44" w:author="Unknown">
        <w:r w:rsidRPr="00B80937">
          <w:rPr>
            <w:rFonts w:ascii="Arial" w:eastAsia="Times New Roman" w:hAnsi="Arial" w:cs="Arial"/>
            <w:color w:val="000000"/>
            <w:sz w:val="26"/>
            <w:szCs w:val="26"/>
            <w:lang w:eastAsia="ru-RU"/>
          </w:rPr>
          <w:t>Dan Brown, Da Vinci Şifresi adlı kitabında Baphomet'ten yaratıcı üreme gücüyle bağlantılı bir pagan bereket tanrısı olduğundan ve Tapınakçılar'ın, taştan bir kopyasını yaptıkları Baphomet'in başının etrafında çember oluşturarak ilahiler söylediklerinden bahseder. Bu törenlerde aslında cinsel birleşimin yaratıcı büyüsü kutlanırdı; ama Papa Clemet, herkese, Baphomet'in başının aslında şeytan başı olduğuna inandırmış, Baphomet'in başını Tapınakçılar'a karşı başlattığı davada idam ipi gibi kullanmıştır.</w:t>
        </w:r>
        <w:r w:rsidRPr="00B80937">
          <w:rPr>
            <w:rFonts w:ascii="Arial" w:eastAsia="Times New Roman" w:hAnsi="Arial" w:cs="Arial"/>
            <w:color w:val="000000"/>
            <w:sz w:val="18"/>
            <w:szCs w:val="18"/>
            <w:vertAlign w:val="superscript"/>
            <w:lang w:eastAsia="ru-RU"/>
          </w:rPr>
          <w:t>[33]</w:t>
        </w:r>
      </w:ins>
    </w:p>
    <w:p w:rsidR="00B80937" w:rsidRPr="00B80937" w:rsidRDefault="00B80937" w:rsidP="00B80937">
      <w:pPr>
        <w:spacing w:after="0" w:line="240" w:lineRule="auto"/>
        <w:rPr>
          <w:ins w:id="45" w:author="Unknown"/>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24500" cy="3362325"/>
            <wp:effectExtent l="0" t="0" r="0" b="9525"/>
            <wp:docPr id="12" name="Рисунок 12" descr="http://2.bp.blogspot.com/-vHo38mwVODI/Tqdwku1HQVI/AAAAAAAAAHE/mNXk11-5-qc/s1600/Baphomet-Washing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vHo38mwVODI/Tqdwku1HQVI/AAAAAAAAAHE/mNXk11-5-qc/s1600/Baphomet-Washingt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362325"/>
                    </a:xfrm>
                    <a:prstGeom prst="rect">
                      <a:avLst/>
                    </a:prstGeom>
                    <a:noFill/>
                    <a:ln>
                      <a:noFill/>
                    </a:ln>
                  </pic:spPr>
                </pic:pic>
              </a:graphicData>
            </a:graphic>
          </wp:inline>
        </w:drawing>
      </w:r>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ins w:id="46" w:author="Unknown"/>
          <w:rFonts w:ascii="Arial" w:eastAsia="Times New Roman" w:hAnsi="Arial" w:cs="Arial"/>
          <w:b/>
          <w:bCs/>
          <w:color w:val="3B5998"/>
          <w:sz w:val="30"/>
          <w:szCs w:val="30"/>
          <w:lang w:eastAsia="ru-RU"/>
        </w:rPr>
      </w:pPr>
      <w:ins w:id="47" w:author="Unknown">
        <w:r w:rsidRPr="00B80937">
          <w:rPr>
            <w:rFonts w:ascii="Arial" w:eastAsia="Times New Roman" w:hAnsi="Arial" w:cs="Arial"/>
            <w:b/>
            <w:bCs/>
            <w:color w:val="3B5998"/>
            <w:sz w:val="30"/>
            <w:szCs w:val="30"/>
            <w:lang w:eastAsia="ru-RU"/>
          </w:rPr>
          <w:t>Paladistlerle Templiyer Şövalyeleri Arasındaki İlişki</w:t>
        </w:r>
      </w:ins>
    </w:p>
    <w:p w:rsidR="00B80937" w:rsidRPr="00B80937" w:rsidRDefault="00B80937" w:rsidP="00B80937">
      <w:pPr>
        <w:shd w:val="clear" w:color="auto" w:fill="F0F8FF"/>
        <w:spacing w:before="100" w:beforeAutospacing="1" w:after="100" w:afterAutospacing="1" w:line="240" w:lineRule="auto"/>
        <w:rPr>
          <w:ins w:id="48" w:author="Unknown"/>
          <w:rFonts w:ascii="Arial" w:eastAsia="Times New Roman" w:hAnsi="Arial" w:cs="Arial"/>
          <w:color w:val="000000"/>
          <w:sz w:val="26"/>
          <w:szCs w:val="26"/>
          <w:lang w:eastAsia="ru-RU"/>
        </w:rPr>
      </w:pPr>
      <w:ins w:id="49" w:author="Unknown">
        <w:r w:rsidRPr="00B80937">
          <w:rPr>
            <w:rFonts w:ascii="Arial" w:eastAsia="Times New Roman" w:hAnsi="Arial" w:cs="Arial"/>
            <w:color w:val="000000"/>
            <w:sz w:val="26"/>
            <w:szCs w:val="26"/>
            <w:lang w:eastAsia="ru-RU"/>
          </w:rPr>
          <w:lastRenderedPageBreak/>
          <w:t>Hatırlanacağı gibi Paladistler ismi Paladium’dan, yani Palas Athena’nın Troy’un güvenliğini sağladığına inanılan heykelinden türetilmiştir. Bu heykel veya putun adı Baphomet olup Paladistler’in bu puta saygı gösterdikleri ifade edilmişti. Nihayet bu putun, Roma’ya götürüldüğü ve orada Vesta mabedinde saklandığının kabul edildiği belirtilmişti.Templiyer Şövalyeleri ise; 12. yüzyılda Kudüs’te kurulmuş olan bir Fransız Şövalyeler Birliği idi. Bu Şövalyeler Birliği’ne 14. yüzyılda Fransa’da yapılan suçlamalar arasında, daha önce Paladistler tarafından saygı gösterilen puta (Baphomet) ibadet de vardı. Dolayısıyla Paladistler’le Templiyer Şövalyeleri arasındaki ortak noktalardan birisi, aynı puta ibadet etmiş olmaları veya ibadet etmekle suçlanmış bulunmalarıdır. Diğer taraftan, Templiyer Şövalyeleri’nin bastırılmasından sonra aynı putun beş asır boyunca gizlice korunduğu ve sonunda, 1801’de bu Şövalyeler Birliği’nin Büyük Üstadı Jacques de Molay’ın kafatası ile birlikte İsaac Long adlı birisi tarafından Paris’ten, Amerika'nın Charleston kentine götürüldüğü söylenmiştir. Ayrıca, bu Şövalyeler’in Kudüs’teki etkinlikleri sona erdikten sonra Kıbrıs’a gitmeleri; oradan da Fransa’ya geçmiş olmaları, Atina’da ortaya çıkmış olan Paladium inancından bir şekilde haberdar olmuş ve böylece etkilenmiş veya bu inancı Fransa’ya taşımış olabilecekleri düşüncesini de hatıra getirmektedir. Burada dikkat edilmesi gereken bir husus da, bu Şövalyeler Birliği’nin liderleri Jacques de Molay’a </w:t>
        </w:r>
        <w:r w:rsidRPr="00B80937">
          <w:rPr>
            <w:rFonts w:ascii="Arial" w:eastAsia="Times New Roman" w:hAnsi="Arial" w:cs="Arial"/>
            <w:i/>
            <w:iCs/>
            <w:color w:val="000000"/>
            <w:sz w:val="26"/>
            <w:szCs w:val="26"/>
            <w:lang w:eastAsia="ru-RU"/>
          </w:rPr>
          <w:t>“Büyük Üstad”</w:t>
        </w:r>
        <w:r w:rsidRPr="00B80937">
          <w:rPr>
            <w:rFonts w:ascii="Arial" w:eastAsia="Times New Roman" w:hAnsi="Arial" w:cs="Arial"/>
            <w:color w:val="000000"/>
            <w:sz w:val="26"/>
            <w:szCs w:val="26"/>
            <w:lang w:eastAsia="ru-RU"/>
          </w:rPr>
          <w:t> ünvanının verilmiş olması ve kafatasının Amerika'ya götürülmüş bulunmasıdır. Bu durum da, Templiyer Şövalyeleri’nin Masonlukla ilişkisinin bulunup bulunmadığı sorusunu akla getirmektedir.</w:t>
        </w:r>
        <w:r w:rsidRPr="00B80937">
          <w:rPr>
            <w:rFonts w:ascii="Arial" w:eastAsia="Times New Roman" w:hAnsi="Arial" w:cs="Arial"/>
            <w:color w:val="000000"/>
            <w:sz w:val="18"/>
            <w:szCs w:val="18"/>
            <w:vertAlign w:val="superscript"/>
            <w:lang w:eastAsia="ru-RU"/>
          </w:rPr>
          <w:t>[22]</w:t>
        </w:r>
      </w:ins>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ins w:id="50" w:author="Unknown"/>
          <w:rFonts w:ascii="Arial" w:eastAsia="Times New Roman" w:hAnsi="Arial" w:cs="Arial"/>
          <w:b/>
          <w:bCs/>
          <w:color w:val="3B5998"/>
          <w:sz w:val="30"/>
          <w:szCs w:val="30"/>
          <w:lang w:eastAsia="ru-RU"/>
        </w:rPr>
      </w:pPr>
      <w:ins w:id="51" w:author="Unknown">
        <w:r w:rsidRPr="00B80937">
          <w:rPr>
            <w:rFonts w:ascii="Arial" w:eastAsia="Times New Roman" w:hAnsi="Arial" w:cs="Arial"/>
            <w:b/>
            <w:bCs/>
            <w:color w:val="3B5998"/>
            <w:sz w:val="30"/>
            <w:szCs w:val="30"/>
            <w:lang w:eastAsia="ru-RU"/>
          </w:rPr>
          <w:t>Dolar ve Bahomet</w:t>
        </w:r>
      </w:ins>
    </w:p>
    <w:p w:rsidR="00B80937" w:rsidRPr="00B80937" w:rsidRDefault="00B80937" w:rsidP="00B80937">
      <w:pPr>
        <w:shd w:val="clear" w:color="auto" w:fill="F0F8FF"/>
        <w:spacing w:before="100" w:beforeAutospacing="1" w:after="100" w:afterAutospacing="1" w:line="240" w:lineRule="auto"/>
        <w:rPr>
          <w:ins w:id="52"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1981200" cy="2857500"/>
            <wp:effectExtent l="0" t="0" r="0" b="0"/>
            <wp:docPr id="11" name="Рисунок 11" descr="http://1.bp.blogspot.com/-2ifUOnbMFaM/TqGOIoGnlFI/AAAAAAAAAC0/UnjYQJqKqzA/s320/GOAT+DEVIL+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2ifUOnbMFaM/TqGOIoGnlFI/AAAAAAAAAC0/UnjYQJqKqzA/s320/GOAT+DEVIL+BI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2857500"/>
                    </a:xfrm>
                    <a:prstGeom prst="rect">
                      <a:avLst/>
                    </a:prstGeom>
                    <a:noFill/>
                    <a:ln>
                      <a:noFill/>
                    </a:ln>
                  </pic:spPr>
                </pic:pic>
              </a:graphicData>
            </a:graphic>
          </wp:inline>
        </w:drawing>
      </w:r>
      <w:ins w:id="53" w:author="Unknown">
        <w:r w:rsidRPr="00B80937">
          <w:rPr>
            <w:rFonts w:ascii="Arial" w:eastAsia="Times New Roman" w:hAnsi="Arial" w:cs="Arial"/>
            <w:color w:val="000000"/>
            <w:sz w:val="26"/>
            <w:szCs w:val="26"/>
            <w:lang w:eastAsia="ru-RU"/>
          </w:rPr>
          <w:t> </w:t>
        </w:r>
      </w:ins>
      <w:r>
        <w:rPr>
          <w:rFonts w:ascii="Arial" w:eastAsia="Times New Roman" w:hAnsi="Arial" w:cs="Arial"/>
          <w:noProof/>
          <w:color w:val="000000"/>
          <w:sz w:val="26"/>
          <w:szCs w:val="26"/>
          <w:lang w:eastAsia="ru-RU"/>
        </w:rPr>
        <w:drawing>
          <wp:inline distT="0" distB="0" distL="0" distR="0">
            <wp:extent cx="3810000" cy="2857500"/>
            <wp:effectExtent l="0" t="0" r="0" b="0"/>
            <wp:docPr id="10" name="Рисунок 10" descr="http://i1.ytimg.com/vi/j1vuUODD_S8/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1.ytimg.com/vi/j1vuUODD_S8/hq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54"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lastRenderedPageBreak/>
        <w:drawing>
          <wp:inline distT="0" distB="0" distL="0" distR="0">
            <wp:extent cx="5715000" cy="2428875"/>
            <wp:effectExtent l="0" t="0" r="0" b="9525"/>
            <wp:docPr id="9" name="Рисунок 9" descr="http://extremelifechanger.com/web_images/hundred-us-dollars-front-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xtremelifechanger.com/web_images/hundred-us-dollars-front-7-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ins w:id="55" w:author="Unknown"/>
          <w:rFonts w:ascii="Arial" w:eastAsia="Times New Roman" w:hAnsi="Arial" w:cs="Arial"/>
          <w:b/>
          <w:bCs/>
          <w:color w:val="3B5998"/>
          <w:sz w:val="30"/>
          <w:szCs w:val="30"/>
          <w:lang w:eastAsia="ru-RU"/>
        </w:rPr>
      </w:pPr>
      <w:ins w:id="56" w:author="Unknown">
        <w:r w:rsidRPr="00B80937">
          <w:rPr>
            <w:rFonts w:ascii="Arial" w:eastAsia="Times New Roman" w:hAnsi="Arial" w:cs="Arial"/>
            <w:b/>
            <w:bCs/>
            <w:color w:val="3B5998"/>
            <w:sz w:val="30"/>
            <w:szCs w:val="30"/>
            <w:lang w:eastAsia="ru-RU"/>
          </w:rPr>
          <w:t>Saklı Baphomet Fligranları</w:t>
        </w:r>
      </w:ins>
    </w:p>
    <w:p w:rsidR="00B80937" w:rsidRPr="00B80937" w:rsidRDefault="00B80937" w:rsidP="00B80937">
      <w:pPr>
        <w:shd w:val="clear" w:color="auto" w:fill="F0F8FF"/>
        <w:spacing w:before="100" w:beforeAutospacing="1" w:after="100" w:afterAutospacing="1" w:line="240" w:lineRule="auto"/>
        <w:rPr>
          <w:ins w:id="57"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810000" cy="5514975"/>
            <wp:effectExtent l="0" t="0" r="0" b="9525"/>
            <wp:docPr id="8" name="Рисунок 8" descr="http://i2.wp.com/vigilantcitizen.com/wp-content/uploads/2012/12/leo_taxil_book_cover-e1309290899440.jpg?resize=45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2.wp.com/vigilantcitizen.com/wp-content/uploads/2012/12/leo_taxil_book_cover-e1309290899440.jpg?resize=450,6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5514975"/>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58" w:author="Unknown"/>
          <w:rFonts w:ascii="Arial" w:eastAsia="Times New Roman" w:hAnsi="Arial" w:cs="Arial"/>
          <w:color w:val="000000"/>
          <w:sz w:val="26"/>
          <w:szCs w:val="26"/>
          <w:lang w:eastAsia="ru-RU"/>
        </w:rPr>
      </w:pPr>
      <w:ins w:id="59" w:author="Unknown">
        <w:r w:rsidRPr="00B80937">
          <w:rPr>
            <w:rFonts w:ascii="Arial" w:eastAsia="Times New Roman" w:hAnsi="Arial" w:cs="Arial"/>
            <w:color w:val="000000"/>
            <w:sz w:val="18"/>
            <w:szCs w:val="18"/>
            <w:vertAlign w:val="superscript"/>
            <w:lang w:eastAsia="ru-RU"/>
          </w:rPr>
          <w:t>The Book cover of </w:t>
        </w:r>
        <w:r w:rsidRPr="00B80937">
          <w:rPr>
            <w:rFonts w:ascii="Arial" w:eastAsia="Times New Roman" w:hAnsi="Arial" w:cs="Arial"/>
            <w:i/>
            <w:iCs/>
            <w:color w:val="000000"/>
            <w:sz w:val="18"/>
            <w:szCs w:val="18"/>
            <w:vertAlign w:val="superscript"/>
            <w:lang w:eastAsia="ru-RU"/>
          </w:rPr>
          <w:t>“Les mystères de la franc-maçonnerie”</w:t>
        </w:r>
        <w:r w:rsidRPr="00B80937">
          <w:rPr>
            <w:rFonts w:ascii="Arial" w:eastAsia="Times New Roman" w:hAnsi="Arial" w:cs="Arial"/>
            <w:color w:val="000000"/>
            <w:sz w:val="18"/>
            <w:szCs w:val="18"/>
            <w:vertAlign w:val="superscript"/>
            <w:lang w:eastAsia="ru-RU"/>
          </w:rPr>
          <w:t> depicting a Masonic ritual presided by Baphomet, who is literally being worshiped.</w:t>
        </w:r>
      </w:ins>
    </w:p>
    <w:p w:rsidR="00B80937" w:rsidRPr="00B80937" w:rsidRDefault="00B80937" w:rsidP="00B80937">
      <w:pPr>
        <w:shd w:val="clear" w:color="auto" w:fill="FFFFFF"/>
        <w:spacing w:after="0" w:line="240" w:lineRule="auto"/>
        <w:rPr>
          <w:ins w:id="60" w:author="Unknown"/>
          <w:rFonts w:ascii="Arial" w:eastAsia="Times New Roman" w:hAnsi="Arial" w:cs="Arial"/>
          <w:color w:val="000000"/>
          <w:sz w:val="26"/>
          <w:szCs w:val="26"/>
          <w:lang w:eastAsia="ru-RU"/>
        </w:rPr>
      </w:pPr>
      <w:ins w:id="61" w:author="Unknown">
        <w:r w:rsidRPr="00B80937">
          <w:rPr>
            <w:rFonts w:ascii="Arial" w:eastAsia="Times New Roman" w:hAnsi="Arial" w:cs="Arial"/>
            <w:color w:val="000000"/>
            <w:sz w:val="26"/>
            <w:szCs w:val="26"/>
            <w:lang w:eastAsia="ru-RU"/>
          </w:rPr>
          <w:lastRenderedPageBreak/>
          <w:t>The Book cover of “Les mystères de la franc-maçonnerie” depicting a Masonic ritual presided by Baphomet, who is literally being worshiped.</w:t>
        </w:r>
        <w:r w:rsidRPr="00B80937">
          <w:rPr>
            <w:rFonts w:ascii="Arial" w:eastAsia="Times New Roman" w:hAnsi="Arial" w:cs="Arial"/>
            <w:color w:val="000000"/>
            <w:sz w:val="26"/>
            <w:szCs w:val="26"/>
            <w:lang w:eastAsia="ru-RU"/>
          </w:rPr>
          <w:br/>
          <w:t>Read more at </w:t>
        </w:r>
        <w:r w:rsidRPr="00B80937">
          <w:rPr>
            <w:rFonts w:ascii="Arial" w:eastAsia="Times New Roman" w:hAnsi="Arial" w:cs="Arial"/>
            <w:color w:val="000000"/>
            <w:sz w:val="26"/>
            <w:szCs w:val="26"/>
            <w:lang w:eastAsia="ru-RU"/>
          </w:rPr>
          <w:fldChar w:fldCharType="begin"/>
        </w:r>
        <w:r w:rsidRPr="00B80937">
          <w:rPr>
            <w:rFonts w:ascii="Arial" w:eastAsia="Times New Roman" w:hAnsi="Arial" w:cs="Arial"/>
            <w:color w:val="000000"/>
            <w:sz w:val="26"/>
            <w:szCs w:val="26"/>
            <w:lang w:eastAsia="ru-RU"/>
          </w:rPr>
          <w:instrText xml:space="preserve"> HYPERLINK "http://vigilantcitizen.com/hidden-knowledge/whoisbaphomet/" \l "4b6KcutghWX7AUbd.99" </w:instrText>
        </w:r>
        <w:r w:rsidRPr="00B80937">
          <w:rPr>
            <w:rFonts w:ascii="Arial" w:eastAsia="Times New Roman" w:hAnsi="Arial" w:cs="Arial"/>
            <w:color w:val="000000"/>
            <w:sz w:val="26"/>
            <w:szCs w:val="26"/>
            <w:lang w:eastAsia="ru-RU"/>
          </w:rPr>
          <w:fldChar w:fldCharType="separate"/>
        </w:r>
        <w:r w:rsidRPr="00B80937">
          <w:rPr>
            <w:rFonts w:ascii="Arial" w:eastAsia="Times New Roman" w:hAnsi="Arial" w:cs="Arial"/>
            <w:color w:val="003399"/>
            <w:sz w:val="26"/>
            <w:szCs w:val="26"/>
            <w:u w:val="single"/>
            <w:lang w:eastAsia="ru-RU"/>
          </w:rPr>
          <w:t>http://vigilantcitizen.com/hidden-knowledge/whoisbaphomet/#4b6KcutghW22AUbd.99</w:t>
        </w:r>
        <w:r w:rsidRPr="00B80937">
          <w:rPr>
            <w:rFonts w:ascii="Arial" w:eastAsia="Times New Roman" w:hAnsi="Arial" w:cs="Arial"/>
            <w:color w:val="000000"/>
            <w:sz w:val="26"/>
            <w:szCs w:val="26"/>
            <w:lang w:eastAsia="ru-RU"/>
          </w:rPr>
          <w:fldChar w:fldCharType="end"/>
        </w:r>
      </w:ins>
    </w:p>
    <w:p w:rsidR="00B80937" w:rsidRPr="00B80937" w:rsidRDefault="00B80937" w:rsidP="00B80937">
      <w:pPr>
        <w:shd w:val="clear" w:color="auto" w:fill="FFFFFF"/>
        <w:spacing w:after="0" w:line="240" w:lineRule="auto"/>
        <w:rPr>
          <w:ins w:id="62" w:author="Unknown"/>
          <w:rFonts w:ascii="Arial" w:eastAsia="Times New Roman" w:hAnsi="Arial" w:cs="Arial"/>
          <w:color w:val="000000"/>
          <w:sz w:val="26"/>
          <w:szCs w:val="26"/>
          <w:lang w:eastAsia="ru-RU"/>
        </w:rPr>
      </w:pPr>
      <w:ins w:id="63" w:author="Unknown">
        <w:r w:rsidRPr="00B80937">
          <w:rPr>
            <w:rFonts w:ascii="Arial" w:eastAsia="Times New Roman" w:hAnsi="Arial" w:cs="Arial"/>
            <w:color w:val="000000"/>
            <w:sz w:val="26"/>
            <w:szCs w:val="26"/>
            <w:lang w:eastAsia="ru-RU"/>
          </w:rPr>
          <w:t>The Book cover of “Les mystères de la franc-maçonnerie” depicting a Masonic ritual presided by Baphomet, who is literally being worshiped.</w:t>
        </w:r>
        <w:r w:rsidRPr="00B80937">
          <w:rPr>
            <w:rFonts w:ascii="Arial" w:eastAsia="Times New Roman" w:hAnsi="Arial" w:cs="Arial"/>
            <w:color w:val="000000"/>
            <w:sz w:val="26"/>
            <w:szCs w:val="26"/>
            <w:lang w:eastAsia="ru-RU"/>
          </w:rPr>
          <w:br/>
          <w:t>Read more at </w:t>
        </w:r>
        <w:r w:rsidRPr="00B80937">
          <w:rPr>
            <w:rFonts w:ascii="Arial" w:eastAsia="Times New Roman" w:hAnsi="Arial" w:cs="Arial"/>
            <w:color w:val="000000"/>
            <w:sz w:val="26"/>
            <w:szCs w:val="26"/>
            <w:lang w:eastAsia="ru-RU"/>
          </w:rPr>
          <w:fldChar w:fldCharType="begin"/>
        </w:r>
        <w:r w:rsidRPr="00B80937">
          <w:rPr>
            <w:rFonts w:ascii="Arial" w:eastAsia="Times New Roman" w:hAnsi="Arial" w:cs="Arial"/>
            <w:color w:val="000000"/>
            <w:sz w:val="26"/>
            <w:szCs w:val="26"/>
            <w:lang w:eastAsia="ru-RU"/>
          </w:rPr>
          <w:instrText xml:space="preserve"> HYPERLINK "http://vigilantcitizen.com/hidden-knowledge/whoisbaphomet/" \l "4b6KcutghWX7AUbd.99" </w:instrText>
        </w:r>
        <w:r w:rsidRPr="00B80937">
          <w:rPr>
            <w:rFonts w:ascii="Arial" w:eastAsia="Times New Roman" w:hAnsi="Arial" w:cs="Arial"/>
            <w:color w:val="000000"/>
            <w:sz w:val="26"/>
            <w:szCs w:val="26"/>
            <w:lang w:eastAsia="ru-RU"/>
          </w:rPr>
          <w:fldChar w:fldCharType="separate"/>
        </w:r>
        <w:r w:rsidRPr="00B80937">
          <w:rPr>
            <w:rFonts w:ascii="Arial" w:eastAsia="Times New Roman" w:hAnsi="Arial" w:cs="Arial"/>
            <w:color w:val="003399"/>
            <w:sz w:val="26"/>
            <w:szCs w:val="26"/>
            <w:u w:val="single"/>
            <w:lang w:eastAsia="ru-RU"/>
          </w:rPr>
          <w:t>http://vigilantcitizen.com/hidden-knowledge/whoisbaphomet/#4b6KcutghW22AUbd.99</w:t>
        </w:r>
        <w:r w:rsidRPr="00B80937">
          <w:rPr>
            <w:rFonts w:ascii="Arial" w:eastAsia="Times New Roman" w:hAnsi="Arial" w:cs="Arial"/>
            <w:color w:val="000000"/>
            <w:sz w:val="26"/>
            <w:szCs w:val="26"/>
            <w:lang w:eastAsia="ru-RU"/>
          </w:rPr>
          <w:fldChar w:fldCharType="end"/>
        </w:r>
      </w:ins>
    </w:p>
    <w:p w:rsidR="00B80937" w:rsidRPr="00B80937" w:rsidRDefault="00B80937" w:rsidP="00B80937">
      <w:pPr>
        <w:shd w:val="clear" w:color="auto" w:fill="F0F8FF"/>
        <w:spacing w:before="100" w:beforeAutospacing="1" w:after="100" w:afterAutospacing="1" w:line="240" w:lineRule="auto"/>
        <w:rPr>
          <w:ins w:id="64"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2371725" cy="3333750"/>
            <wp:effectExtent l="0" t="0" r="9525" b="0"/>
            <wp:docPr id="7" name="Рисунок 7" descr="http://i0.wp.com/vigilantcitizen.com/wp-content/uploads/2012/12/baphomet01.gif.png?resize=24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0.wp.com/vigilantcitizen.com/wp-content/uploads/2012/12/baphomet01.gif.png?resize=249,3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333375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65" w:author="Unknown"/>
          <w:rFonts w:ascii="Arial" w:eastAsia="Times New Roman" w:hAnsi="Arial" w:cs="Arial"/>
          <w:color w:val="000000"/>
          <w:sz w:val="26"/>
          <w:szCs w:val="26"/>
          <w:lang w:eastAsia="ru-RU"/>
        </w:rPr>
      </w:pPr>
      <w:ins w:id="66" w:author="Unknown">
        <w:r w:rsidRPr="00B80937">
          <w:rPr>
            <w:rFonts w:ascii="Arial" w:eastAsia="Times New Roman" w:hAnsi="Arial" w:cs="Arial"/>
            <w:color w:val="000000"/>
            <w:sz w:val="18"/>
            <w:szCs w:val="18"/>
            <w:vertAlign w:val="superscript"/>
            <w:lang w:eastAsia="ru-RU"/>
          </w:rPr>
          <w:t>Masonluğun simgelerinden Boaz ve Jachin sütunu ve Baphomet.</w:t>
        </w:r>
      </w:ins>
    </w:p>
    <w:p w:rsidR="00B80937" w:rsidRPr="00B80937" w:rsidRDefault="00B80937" w:rsidP="00B80937">
      <w:pPr>
        <w:shd w:val="clear" w:color="auto" w:fill="F0F8FF"/>
        <w:spacing w:before="100" w:beforeAutospacing="1" w:after="100" w:afterAutospacing="1" w:line="240" w:lineRule="auto"/>
        <w:rPr>
          <w:ins w:id="67"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mc:AlternateContent>
          <mc:Choice Requires="wps">
            <w:drawing>
              <wp:inline distT="0" distB="0" distL="0" distR="0">
                <wp:extent cx="3333750" cy="2990850"/>
                <wp:effectExtent l="0" t="0" r="0" b="0"/>
                <wp:docPr id="6" name="Прямоугольник 6" descr="http://i2.wp.com/www.omerosmanli.com/wp-content/uploads/washington-baphomet.gif?resize=350,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0" cy="299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6" o:spid="_x0000_s1026" alt="Описание: http://i2.wp.com/www.omerosmanli.com/wp-content/uploads/washington-baphomet.gif?resize=350,314" style="width:262.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" filled="f" stroked="f">
                <o:lock v:ext="edit" aspectratio="t"/>
                <w10:anchorlock/>
              </v:rect>
            </w:pict>
          </mc:Fallback>
        </mc:AlternateContent>
      </w:r>
    </w:p>
    <w:p w:rsidR="00B80937" w:rsidRPr="00B80937" w:rsidRDefault="00B80937" w:rsidP="00B80937">
      <w:pPr>
        <w:shd w:val="clear" w:color="auto" w:fill="F0F8FF"/>
        <w:spacing w:before="100" w:beforeAutospacing="1" w:after="100" w:afterAutospacing="1" w:line="240" w:lineRule="auto"/>
        <w:rPr>
          <w:ins w:id="68" w:author="Unknown"/>
          <w:rFonts w:ascii="Arial" w:eastAsia="Times New Roman" w:hAnsi="Arial" w:cs="Arial"/>
          <w:color w:val="000000"/>
          <w:sz w:val="26"/>
          <w:szCs w:val="26"/>
          <w:lang w:eastAsia="ru-RU"/>
        </w:rPr>
      </w:pPr>
      <w:ins w:id="69" w:author="Unknown">
        <w:r w:rsidRPr="00B80937">
          <w:rPr>
            <w:rFonts w:ascii="Arial" w:eastAsia="Times New Roman" w:hAnsi="Arial" w:cs="Arial"/>
            <w:color w:val="000000"/>
            <w:sz w:val="18"/>
            <w:szCs w:val="18"/>
            <w:vertAlign w:val="superscript"/>
            <w:lang w:eastAsia="ru-RU"/>
          </w:rPr>
          <w:t>Washington Heykeli ve Baphomet Tasviri arasındaki benzerlik (Washington’un da bir Mason olduğu unutulmamalıdır.)</w:t>
        </w:r>
      </w:ins>
    </w:p>
    <w:p w:rsidR="00B80937" w:rsidRPr="00B80937" w:rsidRDefault="00B80937" w:rsidP="00B80937">
      <w:pPr>
        <w:shd w:val="clear" w:color="auto" w:fill="F0F8FF"/>
        <w:spacing w:before="100" w:beforeAutospacing="1" w:after="100" w:afterAutospacing="1" w:line="240" w:lineRule="auto"/>
        <w:rPr>
          <w:ins w:id="70"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lastRenderedPageBreak/>
        <w:drawing>
          <wp:inline distT="0" distB="0" distL="0" distR="0">
            <wp:extent cx="4495800" cy="2914650"/>
            <wp:effectExtent l="0" t="0" r="0" b="0"/>
            <wp:docPr id="5" name="Рисунок 5" descr="http://1.bp.blogspot.com/_wcu6i2kVCPM/S88GPr8xQJI/AAAAAAAAAMA/iccrwbfV-6g/s1600/hist%20two%20baphop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_wcu6i2kVCPM/S88GPr8xQJI/AAAAAAAAAMA/iccrwbfV-6g/s1600/hist%20two%20baphope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291465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71"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2857500" cy="2628900"/>
            <wp:effectExtent l="0" t="0" r="0" b="0"/>
            <wp:docPr id="4" name="Рисунок 4" descr="http://www.infiniteunknown.net/wp-content/uploads/2013/10/germany-ID-card-bapho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nfiniteunknown.net/wp-content/uploads/2013/10/germany-ID-card-baphom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62890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72" w:author="Unknown"/>
          <w:rFonts w:ascii="Arial" w:eastAsia="Times New Roman" w:hAnsi="Arial" w:cs="Arial"/>
          <w:color w:val="000000"/>
          <w:sz w:val="26"/>
          <w:szCs w:val="26"/>
          <w:lang w:eastAsia="ru-RU"/>
        </w:rPr>
      </w:pPr>
      <w:ins w:id="73" w:author="Unknown">
        <w:r w:rsidRPr="00B80937">
          <w:rPr>
            <w:rFonts w:ascii="Arial" w:eastAsia="Times New Roman" w:hAnsi="Arial" w:cs="Arial"/>
            <w:color w:val="000000"/>
            <w:sz w:val="18"/>
            <w:szCs w:val="18"/>
            <w:vertAlign w:val="superscript"/>
            <w:lang w:eastAsia="ru-RU"/>
          </w:rPr>
          <w:t>Alman nüfus cüzdanlarında Baphomet</w:t>
        </w:r>
      </w:ins>
    </w:p>
    <w:p w:rsidR="00B80937" w:rsidRPr="00B80937" w:rsidRDefault="00B80937" w:rsidP="00B80937">
      <w:pPr>
        <w:shd w:val="clear" w:color="auto" w:fill="F0F8FF"/>
        <w:spacing w:before="100" w:beforeAutospacing="1" w:after="100" w:afterAutospacing="1" w:line="240" w:lineRule="auto"/>
        <w:rPr>
          <w:ins w:id="74"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048000" cy="2362200"/>
            <wp:effectExtent l="0" t="0" r="0" b="0"/>
            <wp:docPr id="3" name="Рисунок 3" descr="http://2.bp.blogspot.com/-mPthHcvGJCw/T9YXYTuIuRI/AAAAAAAABe0/E_0n2egsL58/s320/D+mag+2009+pozlar%C4%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mPthHcvGJCw/T9YXYTuIuRI/AAAAAAAABe0/E_0n2egsL58/s320/D+mag+2009+pozlar%C4%B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36220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75" w:author="Unknown"/>
          <w:rFonts w:ascii="Arial" w:eastAsia="Times New Roman" w:hAnsi="Arial" w:cs="Arial"/>
          <w:color w:val="000000"/>
          <w:sz w:val="26"/>
          <w:szCs w:val="26"/>
          <w:lang w:eastAsia="ru-RU"/>
        </w:rPr>
      </w:pPr>
      <w:ins w:id="76" w:author="Unknown">
        <w:r w:rsidRPr="00B80937">
          <w:rPr>
            <w:rFonts w:ascii="Arial" w:eastAsia="Times New Roman" w:hAnsi="Arial" w:cs="Arial"/>
            <w:color w:val="000000"/>
            <w:sz w:val="18"/>
            <w:szCs w:val="18"/>
            <w:vertAlign w:val="superscript"/>
            <w:lang w:eastAsia="ru-RU"/>
          </w:rPr>
          <w:t>Dmag, 2009 pozları. Baphomet başlığı, piramit içinde horusun her şeyi gören gözü.</w:t>
        </w:r>
      </w:ins>
    </w:p>
    <w:p w:rsidR="00B80937" w:rsidRPr="00B80937" w:rsidRDefault="00B80937" w:rsidP="00B80937">
      <w:pPr>
        <w:shd w:val="clear" w:color="auto" w:fill="F0F8FF"/>
        <w:spacing w:before="100" w:beforeAutospacing="1" w:after="100" w:afterAutospacing="1" w:line="240" w:lineRule="auto"/>
        <w:rPr>
          <w:ins w:id="77"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lastRenderedPageBreak/>
        <w:drawing>
          <wp:inline distT="0" distB="0" distL="0" distR="0">
            <wp:extent cx="3333750" cy="3771900"/>
            <wp:effectExtent l="0" t="0" r="0" b="0"/>
            <wp:docPr id="2" name="Рисунок 2" descr="http://musicians4freedom.com/wp-content/uploads/2012/10/Rothschild-Baphomet-441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usicians4freedom.com/wp-content/uploads/2012/10/Rothschild-Baphomet-441x50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77190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78" w:author="Unknown"/>
          <w:rFonts w:ascii="Arial" w:eastAsia="Times New Roman" w:hAnsi="Arial" w:cs="Arial"/>
          <w:color w:val="000000"/>
          <w:sz w:val="26"/>
          <w:szCs w:val="26"/>
          <w:lang w:eastAsia="ru-RU"/>
        </w:rPr>
      </w:pPr>
      <w:ins w:id="79" w:author="Unknown">
        <w:r w:rsidRPr="00B80937">
          <w:rPr>
            <w:rFonts w:ascii="Arial" w:eastAsia="Times New Roman" w:hAnsi="Arial" w:cs="Arial"/>
            <w:color w:val="000000"/>
            <w:sz w:val="18"/>
            <w:szCs w:val="18"/>
            <w:vertAlign w:val="superscript"/>
            <w:lang w:eastAsia="ru-RU"/>
          </w:rPr>
          <w:t>Philippine de Rotschild ve Christine Ladarge (IMF Director).</w:t>
        </w:r>
      </w:ins>
    </w:p>
    <w:p w:rsidR="00B80937" w:rsidRPr="00B80937" w:rsidRDefault="00B80937" w:rsidP="00B80937">
      <w:pPr>
        <w:shd w:val="clear" w:color="auto" w:fill="F0F8FF"/>
        <w:spacing w:before="100" w:beforeAutospacing="1" w:after="100" w:afterAutospacing="1" w:line="240" w:lineRule="auto"/>
        <w:rPr>
          <w:ins w:id="80" w:author="Unknown"/>
          <w:rFonts w:ascii="Arial" w:eastAsia="Times New Roman" w:hAnsi="Arial" w:cs="Arial"/>
          <w:color w:val="000000"/>
          <w:sz w:val="26"/>
          <w:szCs w:val="26"/>
          <w:lang w:eastAsia="ru-RU"/>
        </w:rPr>
      </w:pPr>
      <w:r>
        <w:rPr>
          <w:rFonts w:ascii="Arial" w:eastAsia="Times New Roman" w:hAnsi="Arial" w:cs="Arial"/>
          <w:noProof/>
          <w:color w:val="000000"/>
          <w:sz w:val="26"/>
          <w:szCs w:val="26"/>
          <w:lang w:eastAsia="ru-RU"/>
        </w:rPr>
        <w:drawing>
          <wp:inline distT="0" distB="0" distL="0" distR="0">
            <wp:extent cx="3048000" cy="4572000"/>
            <wp:effectExtent l="0" t="0" r="0" b="0"/>
            <wp:docPr id="1" name="Рисунок 1" descr="http://i46.tinypic.com/k9i4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46.tinypic.com/k9i4j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rsidR="00B80937" w:rsidRPr="00B80937" w:rsidRDefault="00B80937" w:rsidP="00B80937">
      <w:pPr>
        <w:shd w:val="clear" w:color="auto" w:fill="F0F8FF"/>
        <w:spacing w:before="100" w:beforeAutospacing="1" w:after="100" w:afterAutospacing="1" w:line="240" w:lineRule="auto"/>
        <w:rPr>
          <w:ins w:id="81" w:author="Unknown"/>
          <w:rFonts w:ascii="Arial" w:eastAsia="Times New Roman" w:hAnsi="Arial" w:cs="Arial"/>
          <w:color w:val="000000"/>
          <w:sz w:val="26"/>
          <w:szCs w:val="26"/>
          <w:lang w:eastAsia="ru-RU"/>
        </w:rPr>
      </w:pPr>
      <w:ins w:id="82" w:author="Unknown">
        <w:r w:rsidRPr="00B80937">
          <w:rPr>
            <w:rFonts w:ascii="Arial" w:eastAsia="Times New Roman" w:hAnsi="Arial" w:cs="Arial"/>
            <w:color w:val="000000"/>
            <w:sz w:val="18"/>
            <w:szCs w:val="18"/>
            <w:vertAlign w:val="superscript"/>
            <w:lang w:eastAsia="ru-RU"/>
          </w:rPr>
          <w:t>Philippine Rothschild</w:t>
        </w:r>
      </w:ins>
    </w:p>
    <w:p w:rsidR="00B80937" w:rsidRPr="00B80937" w:rsidRDefault="00B80937" w:rsidP="00B80937">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75"/>
        <w:jc w:val="center"/>
        <w:outlineLvl w:val="2"/>
        <w:rPr>
          <w:ins w:id="83" w:author="Unknown"/>
          <w:rFonts w:ascii="Arial" w:eastAsia="Times New Roman" w:hAnsi="Arial" w:cs="Arial"/>
          <w:b/>
          <w:bCs/>
          <w:color w:val="3B5998"/>
          <w:sz w:val="30"/>
          <w:szCs w:val="30"/>
          <w:lang w:eastAsia="ru-RU"/>
        </w:rPr>
      </w:pPr>
      <w:ins w:id="84" w:author="Unknown">
        <w:r w:rsidRPr="00B80937">
          <w:rPr>
            <w:rFonts w:ascii="Arial" w:eastAsia="Times New Roman" w:hAnsi="Arial" w:cs="Arial"/>
            <w:b/>
            <w:bCs/>
            <w:color w:val="3B5998"/>
            <w:sz w:val="30"/>
            <w:szCs w:val="30"/>
            <w:lang w:eastAsia="ru-RU"/>
          </w:rPr>
          <w:lastRenderedPageBreak/>
          <w:t>Kaynaklar</w:t>
        </w:r>
      </w:ins>
    </w:p>
    <w:p w:rsidR="00B80937" w:rsidRPr="00B80937" w:rsidRDefault="00B80937" w:rsidP="00B80937">
      <w:pPr>
        <w:shd w:val="clear" w:color="auto" w:fill="F0F8FF"/>
        <w:spacing w:before="100" w:beforeAutospacing="1" w:after="100" w:afterAutospacing="1" w:line="240" w:lineRule="auto"/>
        <w:rPr>
          <w:ins w:id="85" w:author="Unknown"/>
          <w:rFonts w:ascii="Arial" w:eastAsia="Times New Roman" w:hAnsi="Arial" w:cs="Arial"/>
          <w:color w:val="000000"/>
          <w:sz w:val="26"/>
          <w:szCs w:val="26"/>
          <w:lang w:eastAsia="ru-RU"/>
        </w:rPr>
      </w:pPr>
      <w:ins w:id="86" w:author="Unknown">
        <w:r w:rsidRPr="00B80937">
          <w:rPr>
            <w:rFonts w:ascii="Arial" w:eastAsia="Times New Roman" w:hAnsi="Arial" w:cs="Arial"/>
            <w:color w:val="000000"/>
            <w:sz w:val="26"/>
            <w:szCs w:val="26"/>
            <w:lang w:eastAsia="ru-RU"/>
          </w:rPr>
          <w:t>[1] The Symbolism Archive, </w:t>
        </w:r>
        <w:r w:rsidRPr="00B80937">
          <w:rPr>
            <w:rFonts w:ascii="Arial" w:eastAsia="Times New Roman" w:hAnsi="Arial" w:cs="Arial"/>
            <w:i/>
            <w:iCs/>
            <w:color w:val="000000"/>
            <w:sz w:val="26"/>
            <w:szCs w:val="26"/>
            <w:lang w:eastAsia="ru-RU"/>
          </w:rPr>
          <w:t>"Baphomet"</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[2] nedir.antoloji.com/baphomet/</w:t>
        </w:r>
        <w:r w:rsidRPr="00B80937">
          <w:rPr>
            <w:rFonts w:ascii="Arial" w:eastAsia="Times New Roman" w:hAnsi="Arial" w:cs="Arial"/>
            <w:color w:val="000000"/>
            <w:sz w:val="26"/>
            <w:szCs w:val="26"/>
            <w:lang w:eastAsia="ru-RU"/>
          </w:rPr>
          <w:br/>
          <w:t>[3] Peter Tompkins, </w:t>
        </w:r>
        <w:r w:rsidRPr="00B80937">
          <w:rPr>
            <w:rFonts w:ascii="Arial" w:eastAsia="Times New Roman" w:hAnsi="Arial" w:cs="Arial"/>
            <w:i/>
            <w:iCs/>
            <w:color w:val="000000"/>
            <w:sz w:val="26"/>
            <w:szCs w:val="26"/>
            <w:lang w:eastAsia="ru-RU"/>
          </w:rPr>
          <w:t>"The Magic of the Obelisks"</w:t>
        </w:r>
        <w:r w:rsidRPr="00B80937">
          <w:rPr>
            <w:rFonts w:ascii="Arial" w:eastAsia="Times New Roman" w:hAnsi="Arial" w:cs="Arial"/>
            <w:color w:val="000000"/>
            <w:sz w:val="26"/>
            <w:szCs w:val="26"/>
            <w:lang w:eastAsia="ru-RU"/>
          </w:rPr>
          <w:t>, Harper &amp; Row, New York 1981. </w:t>
        </w:r>
        <w:r w:rsidRPr="00B80937">
          <w:rPr>
            <w:rFonts w:ascii="Arial" w:eastAsia="Times New Roman" w:hAnsi="Arial" w:cs="Arial"/>
            <w:color w:val="000000"/>
            <w:sz w:val="26"/>
            <w:szCs w:val="26"/>
            <w:lang w:eastAsia="ru-RU"/>
          </w:rPr>
          <w:br/>
          <w:t>[4] Peter Underwood, </w:t>
        </w:r>
        <w:r w:rsidRPr="00B80937">
          <w:rPr>
            <w:rFonts w:ascii="Arial" w:eastAsia="Times New Roman" w:hAnsi="Arial" w:cs="Arial"/>
            <w:i/>
            <w:iCs/>
            <w:color w:val="000000"/>
            <w:sz w:val="26"/>
            <w:szCs w:val="26"/>
            <w:lang w:eastAsia="ru-RU"/>
          </w:rPr>
          <w:t>"Büyü ve Doğaüstü"</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[5] tr.wikipedia.org/wiki/Baphomet</w:t>
        </w:r>
        <w:r w:rsidRPr="00B80937">
          <w:rPr>
            <w:rFonts w:ascii="Arial" w:eastAsia="Times New Roman" w:hAnsi="Arial" w:cs="Arial"/>
            <w:color w:val="000000"/>
            <w:sz w:val="26"/>
            <w:szCs w:val="26"/>
            <w:lang w:eastAsia="ru-RU"/>
          </w:rPr>
          <w:br/>
          <w:t>[6] Ömer Osmanlı, </w:t>
        </w:r>
        <w:r w:rsidRPr="00B80937">
          <w:rPr>
            <w:rFonts w:ascii="Arial" w:eastAsia="Times New Roman" w:hAnsi="Arial" w:cs="Arial"/>
            <w:i/>
            <w:iCs/>
            <w:color w:val="000000"/>
            <w:sz w:val="26"/>
            <w:szCs w:val="26"/>
            <w:lang w:eastAsia="ru-RU"/>
          </w:rPr>
          <w:t>"Baphomet Mevzusu"</w:t>
        </w:r>
        <w:r w:rsidRPr="00B80937">
          <w:rPr>
            <w:rFonts w:ascii="Arial" w:eastAsia="Times New Roman" w:hAnsi="Arial" w:cs="Arial"/>
            <w:color w:val="000000"/>
            <w:sz w:val="26"/>
            <w:szCs w:val="26"/>
            <w:lang w:eastAsia="ru-RU"/>
          </w:rPr>
          <w:t>, omerosmanli.com/baphomet-mevzusu.html</w:t>
        </w:r>
        <w:r w:rsidRPr="00B80937">
          <w:rPr>
            <w:rFonts w:ascii="Arial" w:eastAsia="Times New Roman" w:hAnsi="Arial" w:cs="Arial"/>
            <w:color w:val="000000"/>
            <w:sz w:val="26"/>
            <w:szCs w:val="26"/>
            <w:lang w:eastAsia="ru-RU"/>
          </w:rPr>
          <w:br/>
          <w:t>[7] Graham Hancock, </w:t>
        </w:r>
        <w:r w:rsidRPr="00B80937">
          <w:rPr>
            <w:rFonts w:ascii="Arial" w:eastAsia="Times New Roman" w:hAnsi="Arial" w:cs="Arial"/>
            <w:i/>
            <w:iCs/>
            <w:color w:val="000000"/>
            <w:sz w:val="26"/>
            <w:szCs w:val="26"/>
            <w:lang w:eastAsia="ru-RU"/>
          </w:rPr>
          <w:t>"The Sign and the Seal"</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[8] Baigent, Leigh &amp; Lincoln, </w:t>
        </w:r>
        <w:r w:rsidRPr="00B80937">
          <w:rPr>
            <w:rFonts w:ascii="Arial" w:eastAsia="Times New Roman" w:hAnsi="Arial" w:cs="Arial"/>
            <w:i/>
            <w:iCs/>
            <w:color w:val="000000"/>
            <w:sz w:val="26"/>
            <w:szCs w:val="26"/>
            <w:lang w:eastAsia="ru-RU"/>
          </w:rPr>
          <w:t>"The Messianic Legacy"</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[9] Baigent, Leigh &amp; Lincoln,</w:t>
        </w:r>
        <w:r w:rsidRPr="00B80937">
          <w:rPr>
            <w:rFonts w:ascii="Arial" w:eastAsia="Times New Roman" w:hAnsi="Arial" w:cs="Arial"/>
            <w:i/>
            <w:iCs/>
            <w:color w:val="000000"/>
            <w:sz w:val="26"/>
            <w:szCs w:val="26"/>
            <w:lang w:eastAsia="ru-RU"/>
          </w:rPr>
          <w:t> "The Holy Blood and the Holy Grail"</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[10] David Wood, "</w:t>
        </w:r>
        <w:r w:rsidRPr="00B80937">
          <w:rPr>
            <w:rFonts w:ascii="Arial" w:eastAsia="Times New Roman" w:hAnsi="Arial" w:cs="Arial"/>
            <w:i/>
            <w:iCs/>
            <w:color w:val="000000"/>
            <w:sz w:val="26"/>
            <w:szCs w:val="26"/>
            <w:lang w:eastAsia="ru-RU"/>
          </w:rPr>
          <w:t>Genesis"</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[11] mason-mahfili.org.tr/sozluk/kelime/baphomet.html</w:t>
        </w:r>
        <w:r w:rsidRPr="00B80937">
          <w:rPr>
            <w:rFonts w:ascii="Arial" w:eastAsia="Times New Roman" w:hAnsi="Arial" w:cs="Arial"/>
            <w:color w:val="000000"/>
            <w:sz w:val="26"/>
            <w:szCs w:val="26"/>
            <w:lang w:eastAsia="ru-RU"/>
          </w:rPr>
          <w:br/>
          <w:t>[12] bilimevreni.com/2013/07/baphomet.html</w:t>
        </w:r>
        <w:r w:rsidRPr="00B80937">
          <w:rPr>
            <w:rFonts w:ascii="Arial" w:eastAsia="Times New Roman" w:hAnsi="Arial" w:cs="Arial"/>
            <w:color w:val="000000"/>
            <w:sz w:val="26"/>
            <w:szCs w:val="26"/>
            <w:lang w:eastAsia="ru-RU"/>
          </w:rPr>
          <w:br/>
          <w:t>[13] Dr. Said Vakkas Gözlügöl (İçişleri Bakanlığı Strateji Merkezi Başkanı) &amp; Musa Çağlar (4. Sınıf Emniyet Müdürü),</w:t>
        </w:r>
        <w:r w:rsidRPr="00B80937">
          <w:rPr>
            <w:rFonts w:ascii="Arial" w:eastAsia="Times New Roman" w:hAnsi="Arial" w:cs="Arial"/>
            <w:i/>
            <w:iCs/>
            <w:color w:val="000000"/>
            <w:sz w:val="26"/>
            <w:szCs w:val="26"/>
            <w:lang w:eastAsia="ru-RU"/>
          </w:rPr>
          <w:t>"Topluma Yönelen Tehdit: Satanizm"</w:t>
        </w:r>
        <w:r w:rsidRPr="00B80937">
          <w:rPr>
            <w:rFonts w:ascii="Arial" w:eastAsia="Times New Roman" w:hAnsi="Arial" w:cs="Arial"/>
            <w:color w:val="000000"/>
            <w:sz w:val="26"/>
            <w:szCs w:val="26"/>
            <w:lang w:eastAsia="ru-RU"/>
          </w:rPr>
          <w:t>, T.C. İçişleri Bakanlığı Strateji Merkez Başkanlığı, Yayın No:3, Ankara 2004, ISBN: 975-585-381-2.</w:t>
        </w:r>
        <w:r w:rsidRPr="00B80937">
          <w:rPr>
            <w:rFonts w:ascii="Arial" w:eastAsia="Times New Roman" w:hAnsi="Arial" w:cs="Arial"/>
            <w:color w:val="000000"/>
            <w:sz w:val="26"/>
            <w:szCs w:val="26"/>
            <w:lang w:eastAsia="ru-RU"/>
          </w:rPr>
          <w:br/>
          <w:t>[14] kubacami.com/konular/satanizm/bophomet.htm</w:t>
        </w:r>
        <w:r w:rsidRPr="00B80937">
          <w:rPr>
            <w:rFonts w:ascii="Arial" w:eastAsia="Times New Roman" w:hAnsi="Arial" w:cs="Arial"/>
            <w:color w:val="000000"/>
            <w:sz w:val="26"/>
            <w:szCs w:val="26"/>
            <w:lang w:eastAsia="ru-RU"/>
          </w:rPr>
          <w:br/>
          <w:t>[15] Prof. Dr. Ahmet Güç, </w:t>
        </w:r>
        <w:r w:rsidRPr="00B80937">
          <w:rPr>
            <w:rFonts w:ascii="Arial" w:eastAsia="Times New Roman" w:hAnsi="Arial" w:cs="Arial"/>
            <w:i/>
            <w:iCs/>
            <w:color w:val="000000"/>
            <w:sz w:val="26"/>
            <w:szCs w:val="26"/>
            <w:lang w:eastAsia="ru-RU"/>
          </w:rPr>
          <w:t>"Satanizm Misyonerliği ve Kimliğini Arayan Gençlerimiz"</w:t>
        </w:r>
        <w:r w:rsidRPr="00B80937">
          <w:rPr>
            <w:rFonts w:ascii="Arial" w:eastAsia="Times New Roman" w:hAnsi="Arial" w:cs="Arial"/>
            <w:color w:val="000000"/>
            <w:sz w:val="26"/>
            <w:szCs w:val="26"/>
            <w:lang w:eastAsia="ru-RU"/>
          </w:rPr>
          <w:t>, Sakarya Ünv. İlahiyat Fakültesi Dergisi, sayı:7, 2003.</w:t>
        </w:r>
        <w:r w:rsidRPr="00B80937">
          <w:rPr>
            <w:rFonts w:ascii="Arial" w:eastAsia="Times New Roman" w:hAnsi="Arial" w:cs="Arial"/>
            <w:color w:val="000000"/>
            <w:sz w:val="26"/>
            <w:szCs w:val="26"/>
            <w:lang w:eastAsia="ru-RU"/>
          </w:rPr>
          <w:br/>
          <w:t>[16] Aydoğan Vatandaş, </w:t>
        </w:r>
        <w:r w:rsidRPr="00B80937">
          <w:rPr>
            <w:rFonts w:ascii="Arial" w:eastAsia="Times New Roman" w:hAnsi="Arial" w:cs="Arial"/>
            <w:i/>
            <w:iCs/>
            <w:color w:val="000000"/>
            <w:sz w:val="26"/>
            <w:szCs w:val="26"/>
            <w:lang w:eastAsia="ru-RU"/>
          </w:rPr>
          <w:t>"Ezoterika - Gizli Cemiyetler"</w:t>
        </w:r>
        <w:r w:rsidRPr="00B80937">
          <w:rPr>
            <w:rFonts w:ascii="Arial" w:eastAsia="Times New Roman" w:hAnsi="Arial" w:cs="Arial"/>
            <w:color w:val="000000"/>
            <w:sz w:val="26"/>
            <w:szCs w:val="26"/>
            <w:lang w:eastAsia="ru-RU"/>
          </w:rPr>
          <w:t>, Timaş Yayınevi, s.17.</w:t>
        </w:r>
        <w:r w:rsidRPr="00B80937">
          <w:rPr>
            <w:rFonts w:ascii="Arial" w:eastAsia="Times New Roman" w:hAnsi="Arial" w:cs="Arial"/>
            <w:color w:val="000000"/>
            <w:sz w:val="26"/>
            <w:szCs w:val="26"/>
            <w:lang w:eastAsia="ru-RU"/>
          </w:rPr>
          <w:br/>
          <w:t>[17] Peter Partner, </w:t>
        </w:r>
        <w:r w:rsidRPr="00B80937">
          <w:rPr>
            <w:rFonts w:ascii="Arial" w:eastAsia="Times New Roman" w:hAnsi="Arial" w:cs="Arial"/>
            <w:i/>
            <w:iCs/>
            <w:color w:val="000000"/>
            <w:sz w:val="26"/>
            <w:szCs w:val="26"/>
            <w:lang w:eastAsia="ru-RU"/>
          </w:rPr>
          <w:t>"The Murdered Magicians"</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[18] Kuran-ı Kerim, Neml Suresi, 40.</w:t>
        </w:r>
        <w:r w:rsidRPr="00B80937">
          <w:rPr>
            <w:rFonts w:ascii="Arial" w:eastAsia="Times New Roman" w:hAnsi="Arial" w:cs="Arial"/>
            <w:color w:val="000000"/>
            <w:sz w:val="26"/>
            <w:szCs w:val="26"/>
            <w:lang w:eastAsia="ru-RU"/>
          </w:rPr>
          <w:br/>
          <w:t>[19] Ian Wilson, </w:t>
        </w:r>
        <w:r w:rsidRPr="00B80937">
          <w:rPr>
            <w:rFonts w:ascii="Arial" w:eastAsia="Times New Roman" w:hAnsi="Arial" w:cs="Arial"/>
            <w:i/>
            <w:iCs/>
            <w:color w:val="000000"/>
            <w:sz w:val="26"/>
            <w:szCs w:val="26"/>
            <w:lang w:eastAsia="ru-RU"/>
          </w:rPr>
          <w:t>"The Shroud of Turin"</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[20] Noel Currer-Briggs, </w:t>
        </w:r>
        <w:r w:rsidRPr="00B80937">
          <w:rPr>
            <w:rFonts w:ascii="Arial" w:eastAsia="Times New Roman" w:hAnsi="Arial" w:cs="Arial"/>
            <w:i/>
            <w:iCs/>
            <w:color w:val="000000"/>
            <w:sz w:val="26"/>
            <w:szCs w:val="26"/>
            <w:lang w:eastAsia="ru-RU"/>
          </w:rPr>
          <w:t>"The Shroud and the Grail"</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[21] hermetics.org/Templar4.html</w:t>
        </w:r>
        <w:r w:rsidRPr="00B80937">
          <w:rPr>
            <w:rFonts w:ascii="Arial" w:eastAsia="Times New Roman" w:hAnsi="Arial" w:cs="Arial"/>
            <w:color w:val="000000"/>
            <w:sz w:val="26"/>
            <w:szCs w:val="26"/>
            <w:lang w:eastAsia="ru-RU"/>
          </w:rPr>
          <w:br/>
          <w:t>[22] Prof. Dr. Ahmet Güç, </w:t>
        </w:r>
        <w:r w:rsidRPr="00B80937">
          <w:rPr>
            <w:rFonts w:ascii="Arial" w:eastAsia="Times New Roman" w:hAnsi="Arial" w:cs="Arial"/>
            <w:i/>
            <w:iCs/>
            <w:color w:val="000000"/>
            <w:sz w:val="26"/>
            <w:szCs w:val="26"/>
            <w:lang w:eastAsia="ru-RU"/>
          </w:rPr>
          <w:t>"Satanizm: Şeytan'a Tapınmanın Yeni Adı"</w:t>
        </w:r>
        <w:r w:rsidRPr="00B80937">
          <w:rPr>
            <w:rFonts w:ascii="Arial" w:eastAsia="Times New Roman" w:hAnsi="Arial" w:cs="Arial"/>
            <w:color w:val="000000"/>
            <w:sz w:val="26"/>
            <w:szCs w:val="26"/>
            <w:lang w:eastAsia="ru-RU"/>
          </w:rPr>
          <w:t>, Diyanet İşleri Başkanlığı Yayınları, İlmi Eserler 87, ISBN: 975-19-3271-8.</w:t>
        </w:r>
        <w:r w:rsidRPr="00B80937">
          <w:rPr>
            <w:rFonts w:ascii="Arial" w:eastAsia="Times New Roman" w:hAnsi="Arial" w:cs="Arial"/>
            <w:color w:val="000000"/>
            <w:sz w:val="26"/>
            <w:szCs w:val="26"/>
            <w:lang w:eastAsia="ru-RU"/>
          </w:rPr>
          <w:br/>
          <w:t>[23] LaVey, </w:t>
        </w:r>
        <w:r w:rsidRPr="00B80937">
          <w:rPr>
            <w:rFonts w:ascii="Arial" w:eastAsia="Times New Roman" w:hAnsi="Arial" w:cs="Arial"/>
            <w:i/>
            <w:iCs/>
            <w:color w:val="000000"/>
            <w:sz w:val="26"/>
            <w:szCs w:val="26"/>
            <w:lang w:eastAsia="ru-RU"/>
          </w:rPr>
          <w:t>"Satanı'f Rı'luair"</w:t>
        </w:r>
        <w:r w:rsidRPr="00B80937">
          <w:rPr>
            <w:rFonts w:ascii="Arial" w:eastAsia="Times New Roman" w:hAnsi="Arial" w:cs="Arial"/>
            <w:color w:val="000000"/>
            <w:sz w:val="26"/>
            <w:szCs w:val="26"/>
            <w:lang w:eastAsia="ru-RU"/>
          </w:rPr>
          <w:t>, s. 214-218</w:t>
        </w:r>
        <w:r w:rsidRPr="00B80937">
          <w:rPr>
            <w:rFonts w:ascii="Arial" w:eastAsia="Times New Roman" w:hAnsi="Arial" w:cs="Arial"/>
            <w:color w:val="000000"/>
            <w:sz w:val="26"/>
            <w:szCs w:val="26"/>
            <w:lang w:eastAsia="ru-RU"/>
          </w:rPr>
          <w:br/>
          <w:t>[24] Prof. M. Tayyib Okiç, </w:t>
        </w:r>
        <w:r w:rsidRPr="00B80937">
          <w:rPr>
            <w:rFonts w:ascii="Arial" w:eastAsia="Times New Roman" w:hAnsi="Arial" w:cs="Arial"/>
            <w:i/>
            <w:iCs/>
            <w:color w:val="000000"/>
            <w:sz w:val="26"/>
            <w:szCs w:val="26"/>
            <w:lang w:eastAsia="ru-RU"/>
          </w:rPr>
          <w:t>"Ehl-i Kitap"</w:t>
        </w:r>
        <w:r w:rsidRPr="00B80937">
          <w:rPr>
            <w:rFonts w:ascii="Arial" w:eastAsia="Times New Roman" w:hAnsi="Arial" w:cs="Arial"/>
            <w:color w:val="000000"/>
            <w:sz w:val="26"/>
            <w:szCs w:val="26"/>
            <w:lang w:eastAsia="ru-RU"/>
          </w:rPr>
          <w:t>, Diyanet Dergisi, Cilt:25, sayı:5-6, 1976, s.372.</w:t>
        </w:r>
        <w:r w:rsidRPr="00B80937">
          <w:rPr>
            <w:rFonts w:ascii="Arial" w:eastAsia="Times New Roman" w:hAnsi="Arial" w:cs="Arial"/>
            <w:color w:val="000000"/>
            <w:sz w:val="26"/>
            <w:szCs w:val="26"/>
            <w:lang w:eastAsia="ru-RU"/>
          </w:rPr>
          <w:br/>
          <w:t>[25] upload.wikimedia.org/wikipedia/commons/e/e6/Tapnak-Sovalyeleri.pdf</w:t>
        </w:r>
        <w:r w:rsidRPr="00B80937">
          <w:rPr>
            <w:rFonts w:ascii="Arial" w:eastAsia="Times New Roman" w:hAnsi="Arial" w:cs="Arial"/>
            <w:color w:val="000000"/>
            <w:sz w:val="26"/>
            <w:szCs w:val="26"/>
            <w:lang w:eastAsia="ru-RU"/>
          </w:rPr>
          <w:br/>
          <w:t>[26] waresland.blogcu.com/baphomet/9442310</w:t>
        </w:r>
        <w:r w:rsidRPr="00B80937">
          <w:rPr>
            <w:rFonts w:ascii="Arial" w:eastAsia="Times New Roman" w:hAnsi="Arial" w:cs="Arial"/>
            <w:color w:val="000000"/>
            <w:sz w:val="26"/>
            <w:szCs w:val="26"/>
            <w:lang w:eastAsia="ru-RU"/>
          </w:rPr>
          <w:br/>
          <w:t>[27] John J. Robinson, </w:t>
        </w:r>
        <w:r w:rsidRPr="00B80937">
          <w:rPr>
            <w:rFonts w:ascii="Arial" w:eastAsia="Times New Roman" w:hAnsi="Arial" w:cs="Arial"/>
            <w:i/>
            <w:iCs/>
            <w:color w:val="000000"/>
            <w:sz w:val="26"/>
            <w:szCs w:val="26"/>
            <w:lang w:eastAsia="ru-RU"/>
          </w:rPr>
          <w:t>"Fire and Sword"</w:t>
        </w:r>
        <w:r w:rsidRPr="00B80937">
          <w:rPr>
            <w:rFonts w:ascii="Arial" w:eastAsia="Times New Roman" w:hAnsi="Arial" w:cs="Arial"/>
            <w:color w:val="000000"/>
            <w:sz w:val="26"/>
            <w:szCs w:val="26"/>
            <w:lang w:eastAsia="ru-RU"/>
          </w:rPr>
          <w:t>, Published January 15th 1992 by M. Evans and Company.</w:t>
        </w:r>
        <w:r w:rsidRPr="00B80937">
          <w:rPr>
            <w:rFonts w:ascii="Arial" w:eastAsia="Times New Roman" w:hAnsi="Arial" w:cs="Arial"/>
            <w:color w:val="000000"/>
            <w:sz w:val="26"/>
            <w:szCs w:val="26"/>
            <w:lang w:eastAsia="ru-RU"/>
          </w:rPr>
          <w:br/>
          <w:t>[29] Kenneth Grant, </w:t>
        </w:r>
        <w:r w:rsidRPr="00B80937">
          <w:rPr>
            <w:rFonts w:ascii="Arial" w:eastAsia="Times New Roman" w:hAnsi="Arial" w:cs="Arial"/>
            <w:i/>
            <w:iCs/>
            <w:color w:val="000000"/>
            <w:sz w:val="26"/>
            <w:szCs w:val="26"/>
            <w:lang w:eastAsia="ru-RU"/>
          </w:rPr>
          <w:t>"Nightside of Eden"</w:t>
        </w:r>
        <w:r w:rsidRPr="00B80937">
          <w:rPr>
            <w:rFonts w:ascii="Arial" w:eastAsia="Times New Roman" w:hAnsi="Arial" w:cs="Arial"/>
            <w:color w:val="000000"/>
            <w:sz w:val="26"/>
            <w:szCs w:val="26"/>
            <w:lang w:eastAsia="ru-RU"/>
          </w:rPr>
          <w:br/>
          <w:t>[30] Oursel, </w:t>
        </w:r>
        <w:r w:rsidRPr="00B80937">
          <w:rPr>
            <w:rFonts w:ascii="Arial" w:eastAsia="Times New Roman" w:hAnsi="Arial" w:cs="Arial"/>
            <w:i/>
            <w:iCs/>
            <w:color w:val="000000"/>
            <w:sz w:val="26"/>
            <w:szCs w:val="26"/>
            <w:lang w:eastAsia="ru-RU"/>
          </w:rPr>
          <w:t>"Le Proces des Templiers"</w:t>
        </w:r>
        <w:r w:rsidRPr="00B80937">
          <w:rPr>
            <w:rFonts w:ascii="Arial" w:eastAsia="Times New Roman" w:hAnsi="Arial" w:cs="Arial"/>
            <w:color w:val="000000"/>
            <w:sz w:val="26"/>
            <w:szCs w:val="26"/>
            <w:lang w:eastAsia="ru-RU"/>
          </w:rPr>
          <w:t>.</w:t>
        </w:r>
        <w:r w:rsidRPr="00B80937">
          <w:rPr>
            <w:rFonts w:ascii="Arial" w:eastAsia="Times New Roman" w:hAnsi="Arial" w:cs="Arial"/>
            <w:color w:val="000000"/>
            <w:sz w:val="26"/>
            <w:szCs w:val="26"/>
            <w:lang w:eastAsia="ru-RU"/>
          </w:rPr>
          <w:br/>
          <w:t>[31] Julian Jaynes, </w:t>
        </w:r>
        <w:r w:rsidRPr="00B80937">
          <w:rPr>
            <w:rFonts w:ascii="Arial" w:eastAsia="Times New Roman" w:hAnsi="Arial" w:cs="Arial"/>
            <w:i/>
            <w:iCs/>
            <w:color w:val="000000"/>
            <w:sz w:val="26"/>
            <w:szCs w:val="26"/>
            <w:lang w:eastAsia="ru-RU"/>
          </w:rPr>
          <w:t>"The Origin of Conciousness"</w:t>
        </w:r>
        <w:r w:rsidRPr="00B80937">
          <w:rPr>
            <w:rFonts w:ascii="Arial" w:eastAsia="Times New Roman" w:hAnsi="Arial" w:cs="Arial"/>
            <w:color w:val="000000"/>
            <w:sz w:val="26"/>
            <w:szCs w:val="26"/>
            <w:lang w:eastAsia="ru-RU"/>
          </w:rPr>
          <w:br/>
          <w:t>[32] Ward, </w:t>
        </w:r>
        <w:r w:rsidRPr="00B80937">
          <w:rPr>
            <w:rFonts w:ascii="Arial" w:eastAsia="Times New Roman" w:hAnsi="Arial" w:cs="Arial"/>
            <w:i/>
            <w:iCs/>
            <w:color w:val="000000"/>
            <w:sz w:val="26"/>
            <w:szCs w:val="26"/>
            <w:lang w:eastAsia="ru-RU"/>
          </w:rPr>
          <w:t>"Freemasonry and the Ancient Gods"</w:t>
        </w:r>
        <w:r w:rsidRPr="00B80937">
          <w:rPr>
            <w:rFonts w:ascii="Arial" w:eastAsia="Times New Roman" w:hAnsi="Arial" w:cs="Arial"/>
            <w:color w:val="000000"/>
            <w:sz w:val="26"/>
            <w:szCs w:val="26"/>
            <w:lang w:eastAsia="ru-RU"/>
          </w:rPr>
          <w:br/>
          <w:t>[33] Dan Brown, </w:t>
        </w:r>
        <w:r w:rsidRPr="00B80937">
          <w:rPr>
            <w:rFonts w:ascii="Arial" w:eastAsia="Times New Roman" w:hAnsi="Arial" w:cs="Arial"/>
            <w:i/>
            <w:iCs/>
            <w:color w:val="000000"/>
            <w:sz w:val="26"/>
            <w:szCs w:val="26"/>
            <w:lang w:eastAsia="ru-RU"/>
          </w:rPr>
          <w:t>"Da Vinci Şifresi"</w:t>
        </w:r>
        <w:r w:rsidRPr="00B80937">
          <w:rPr>
            <w:rFonts w:ascii="Arial" w:eastAsia="Times New Roman" w:hAnsi="Arial" w:cs="Arial"/>
            <w:color w:val="000000"/>
            <w:sz w:val="26"/>
            <w:szCs w:val="26"/>
            <w:lang w:eastAsia="ru-RU"/>
          </w:rPr>
          <w:t>, Altın Kitaplar, 2011, ISBN:9752104037, s.347-348.</w:t>
        </w:r>
        <w:r w:rsidRPr="00B80937">
          <w:rPr>
            <w:rFonts w:ascii="Arial" w:eastAsia="Times New Roman" w:hAnsi="Arial" w:cs="Arial"/>
            <w:color w:val="000000"/>
            <w:sz w:val="26"/>
            <w:szCs w:val="26"/>
            <w:lang w:eastAsia="ru-RU"/>
          </w:rPr>
          <w:br/>
          <w:t>[?] Lewis Spence, The Encyclopedia of the Occult: A Compendium of Information on; The Occult Sciences, Occult Personalities, Psychic Science, Magic, Spiritism and Mysticism, London: Bracken Books, 1988, s. 406 -407.</w:t>
        </w:r>
      </w:ins>
    </w:p>
    <w:p w:rsidR="00336C59" w:rsidRDefault="00336C59"/>
    <w:sectPr w:rsidR="00336C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8C8"/>
    <w:rsid w:val="00336C59"/>
    <w:rsid w:val="005268C8"/>
    <w:rsid w:val="00B809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8093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80937"/>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B809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80937"/>
  </w:style>
  <w:style w:type="character" w:styleId="a4">
    <w:name w:val="Hyperlink"/>
    <w:basedOn w:val="a0"/>
    <w:uiPriority w:val="99"/>
    <w:semiHidden/>
    <w:unhideWhenUsed/>
    <w:rsid w:val="00B80937"/>
    <w:rPr>
      <w:color w:val="0000FF"/>
      <w:u w:val="single"/>
    </w:rPr>
  </w:style>
  <w:style w:type="paragraph" w:styleId="a5">
    <w:name w:val="Balloon Text"/>
    <w:basedOn w:val="a"/>
    <w:link w:val="a6"/>
    <w:uiPriority w:val="99"/>
    <w:semiHidden/>
    <w:unhideWhenUsed/>
    <w:rsid w:val="00B8093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809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8093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80937"/>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B809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80937"/>
  </w:style>
  <w:style w:type="character" w:styleId="a4">
    <w:name w:val="Hyperlink"/>
    <w:basedOn w:val="a0"/>
    <w:uiPriority w:val="99"/>
    <w:semiHidden/>
    <w:unhideWhenUsed/>
    <w:rsid w:val="00B80937"/>
    <w:rPr>
      <w:color w:val="0000FF"/>
      <w:u w:val="single"/>
    </w:rPr>
  </w:style>
  <w:style w:type="paragraph" w:styleId="a5">
    <w:name w:val="Balloon Text"/>
    <w:basedOn w:val="a"/>
    <w:link w:val="a6"/>
    <w:uiPriority w:val="99"/>
    <w:semiHidden/>
    <w:unhideWhenUsed/>
    <w:rsid w:val="00B8093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8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7285">
      <w:bodyDiv w:val="1"/>
      <w:marLeft w:val="0"/>
      <w:marRight w:val="0"/>
      <w:marTop w:val="0"/>
      <w:marBottom w:val="0"/>
      <w:divBdr>
        <w:top w:val="none" w:sz="0" w:space="0" w:color="auto"/>
        <w:left w:val="none" w:sz="0" w:space="0" w:color="auto"/>
        <w:bottom w:val="none" w:sz="0" w:space="0" w:color="auto"/>
        <w:right w:val="none" w:sz="0" w:space="0" w:color="auto"/>
      </w:divBdr>
      <w:divsChild>
        <w:div w:id="2086218032">
          <w:marLeft w:val="120"/>
          <w:marRight w:val="0"/>
          <w:marTop w:val="0"/>
          <w:marBottom w:val="0"/>
          <w:divBdr>
            <w:top w:val="none" w:sz="0" w:space="0" w:color="auto"/>
            <w:left w:val="none" w:sz="0" w:space="0" w:color="auto"/>
            <w:bottom w:val="none" w:sz="0" w:space="0" w:color="auto"/>
            <w:right w:val="none" w:sz="0" w:space="0" w:color="auto"/>
          </w:divBdr>
        </w:div>
        <w:div w:id="412507579">
          <w:marLeft w:val="1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4007</Words>
  <Characters>22845</Characters>
  <Application>Microsoft Office Word</Application>
  <DocSecurity>0</DocSecurity>
  <Lines>190</Lines>
  <Paragraphs>53</Paragraphs>
  <ScaleCrop>false</ScaleCrop>
  <Company>SPecialiST RePack</Company>
  <LinksUpToDate>false</LinksUpToDate>
  <CharactersWithSpaces>26799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Ismet</dc:creator>
  <cp:keywords/>
  <dc:description/>
  <cp:lastModifiedBy>Ismet</cp:lastModifiedBy>
  <cp:revision>3</cp:revision>
  <dcterms:created xsi:type="dcterms:W3CDTF">2015-08-03T08:33:00Z</dcterms:created>
  <dcterms:modified xsi:type="dcterms:W3CDTF">2015-08-03T08:34:00Z</dcterms:modified>
</cp:coreProperties>
</file>